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7FD2E" w14:textId="2A84A579" w:rsidR="00A05741" w:rsidRDefault="00AF089A">
      <w:pPr>
        <w:widowControl/>
        <w:spacing w:line="360" w:lineRule="auto"/>
        <w:jc w:val="center"/>
        <w:rPr>
          <w:rFonts w:ascii="ڌ墍" w:eastAsia="ڌ墍" w:hAnsi="SimSun" w:cs="SimSun"/>
          <w:color w:val="000000"/>
          <w:kern w:val="0"/>
          <w:sz w:val="36"/>
          <w:szCs w:val="36"/>
          <w:lang w:eastAsia="zh-TW"/>
        </w:rPr>
      </w:pPr>
      <w:r w:rsidRPr="0047658D">
        <w:rPr>
          <w:rFonts w:ascii="ڌ墍" w:eastAsia="新細明體" w:hAnsi="SimSun" w:cs="SimSun"/>
          <w:color w:val="000000"/>
          <w:kern w:val="0"/>
          <w:sz w:val="36"/>
          <w:szCs w:val="36"/>
          <w:lang w:eastAsia="zh-TW"/>
        </w:rPr>
        <w:t xml:space="preserve"> </w:t>
      </w:r>
      <w:r w:rsidRPr="0047658D">
        <w:rPr>
          <w:rFonts w:ascii="ڌ墍" w:eastAsia="新細明體" w:hAnsi="SimSun" w:cs="SimSun" w:hint="eastAsia"/>
          <w:color w:val="000000"/>
          <w:kern w:val="0"/>
          <w:sz w:val="36"/>
          <w:szCs w:val="36"/>
          <w:lang w:eastAsia="zh-TW"/>
        </w:rPr>
        <w:t>戰略合作</w:t>
      </w:r>
      <w:r w:rsidR="00501F9B">
        <w:rPr>
          <w:rFonts w:ascii="ڌ墍" w:eastAsia="新細明體" w:hAnsi="SimSun" w:cs="SimSun" w:hint="eastAsia"/>
          <w:color w:val="000000"/>
          <w:kern w:val="0"/>
          <w:sz w:val="36"/>
          <w:szCs w:val="36"/>
          <w:lang w:eastAsia="zh-TW"/>
        </w:rPr>
        <w:t>協議</w:t>
      </w:r>
    </w:p>
    <w:p w14:paraId="2CE88AA1" w14:textId="77777777" w:rsidR="00A05741" w:rsidRDefault="00A05741">
      <w:pPr>
        <w:spacing w:line="360" w:lineRule="auto"/>
        <w:rPr>
          <w:color w:val="444444"/>
          <w:szCs w:val="21"/>
          <w:lang w:eastAsia="zh-TW"/>
        </w:rPr>
      </w:pPr>
    </w:p>
    <w:p w14:paraId="701B0FD0" w14:textId="03424A63" w:rsidR="00A05741" w:rsidRDefault="00AF089A">
      <w:pPr>
        <w:spacing w:line="360" w:lineRule="auto"/>
        <w:rPr>
          <w:color w:val="444444"/>
          <w:szCs w:val="21"/>
          <w:u w:val="single"/>
          <w:lang w:eastAsia="zh-TW"/>
        </w:rPr>
      </w:pPr>
      <w:r w:rsidRPr="0047658D">
        <w:rPr>
          <w:rFonts w:eastAsia="新細明體" w:hint="eastAsia"/>
          <w:color w:val="444444"/>
          <w:szCs w:val="21"/>
          <w:lang w:eastAsia="zh-TW"/>
        </w:rPr>
        <w:t>甲方：</w:t>
      </w:r>
      <w:r w:rsidRPr="0047658D">
        <w:rPr>
          <w:rFonts w:eastAsia="新細明體" w:hint="eastAsia"/>
          <w:color w:val="444444"/>
          <w:szCs w:val="21"/>
          <w:u w:val="single"/>
          <w:lang w:eastAsia="zh-TW"/>
        </w:rPr>
        <w:t>交銀國際控股有限公司</w:t>
      </w:r>
    </w:p>
    <w:p w14:paraId="593A89C9" w14:textId="212C7602" w:rsidR="00A05741" w:rsidRDefault="00AF089A">
      <w:pPr>
        <w:spacing w:line="360" w:lineRule="auto"/>
        <w:rPr>
          <w:color w:val="444444"/>
          <w:szCs w:val="21"/>
        </w:rPr>
      </w:pPr>
      <w:r w:rsidRPr="0047658D">
        <w:rPr>
          <w:rFonts w:eastAsia="新細明體" w:hint="eastAsia"/>
          <w:color w:val="444444"/>
          <w:szCs w:val="21"/>
          <w:lang w:eastAsia="zh-TW"/>
        </w:rPr>
        <w:t>乙方：</w:t>
      </w:r>
      <w:r w:rsidRPr="0047658D">
        <w:rPr>
          <w:rFonts w:eastAsia="新細明體" w:hint="eastAsia"/>
          <w:color w:val="444444"/>
          <w:szCs w:val="21"/>
          <w:u w:val="single"/>
          <w:lang w:eastAsia="zh-TW"/>
        </w:rPr>
        <w:t>香港</w:t>
      </w:r>
      <w:r w:rsidR="0047658D" w:rsidRPr="0047658D">
        <w:rPr>
          <w:rFonts w:eastAsia="新細明體" w:hint="eastAsia"/>
          <w:color w:val="444444"/>
          <w:szCs w:val="21"/>
          <w:u w:val="single"/>
          <w:lang w:eastAsia="zh-TW"/>
        </w:rPr>
        <w:t>智</w:t>
      </w:r>
      <w:r w:rsidR="00B56D06">
        <w:rPr>
          <w:rFonts w:eastAsia="新細明體" w:hint="eastAsia"/>
          <w:color w:val="444444"/>
          <w:szCs w:val="21"/>
          <w:u w:val="single"/>
          <w:lang w:eastAsia="zh-TW"/>
        </w:rPr>
        <w:t>能</w:t>
      </w:r>
      <w:r w:rsidR="0047658D" w:rsidRPr="0047658D">
        <w:rPr>
          <w:rFonts w:eastAsia="新細明體" w:hint="eastAsia"/>
          <w:color w:val="444444"/>
          <w:szCs w:val="21"/>
          <w:u w:val="single"/>
          <w:lang w:eastAsia="zh-TW"/>
        </w:rPr>
        <w:t>金融科技有限公司</w:t>
      </w:r>
      <w:r>
        <w:rPr>
          <w:rFonts w:eastAsia="新細明體" w:hint="eastAsia"/>
          <w:color w:val="444444"/>
          <w:szCs w:val="21"/>
          <w:u w:val="single"/>
          <w:lang w:eastAsia="zh-TW"/>
        </w:rPr>
        <w:t>（</w:t>
      </w:r>
      <w:r>
        <w:rPr>
          <w:rFonts w:eastAsia="新細明體"/>
          <w:color w:val="444444"/>
          <w:szCs w:val="21"/>
          <w:u w:val="single"/>
          <w:lang w:eastAsia="zh-TW"/>
        </w:rPr>
        <w:t>FDT AI Limited</w:t>
      </w:r>
      <w:r>
        <w:rPr>
          <w:rFonts w:eastAsia="新細明體" w:hint="eastAsia"/>
          <w:color w:val="444444"/>
          <w:szCs w:val="21"/>
          <w:u w:val="single"/>
          <w:lang w:eastAsia="zh-TW"/>
        </w:rPr>
        <w:t>）</w:t>
      </w:r>
      <w:r w:rsidR="00496612">
        <w:rPr>
          <w:rFonts w:hint="eastAsia"/>
          <w:color w:val="444444"/>
          <w:szCs w:val="21"/>
          <w:u w:val="single"/>
        </w:rPr>
        <w:t xml:space="preserve"> </w:t>
      </w:r>
    </w:p>
    <w:p w14:paraId="35C4BB29" w14:textId="77777777" w:rsidR="00A05741" w:rsidRDefault="00A05741">
      <w:pPr>
        <w:spacing w:line="360" w:lineRule="auto"/>
        <w:rPr>
          <w:color w:val="444444"/>
          <w:szCs w:val="21"/>
        </w:rPr>
      </w:pPr>
    </w:p>
    <w:p w14:paraId="7DF1B40E" w14:textId="3DCCDA5D" w:rsidR="009D06E7" w:rsidRDefault="00AF089A">
      <w:pPr>
        <w:spacing w:line="360" w:lineRule="auto"/>
        <w:rPr>
          <w:color w:val="444444"/>
          <w:szCs w:val="21"/>
        </w:rPr>
      </w:pPr>
      <w:r w:rsidRPr="0047658D">
        <w:rPr>
          <w:rFonts w:eastAsia="新細明體" w:hint="eastAsia"/>
          <w:color w:val="444444"/>
          <w:szCs w:val="21"/>
          <w:lang w:eastAsia="zh-TW"/>
        </w:rPr>
        <w:t>交銀國際控股有限公司（</w:t>
      </w:r>
      <w:r w:rsidRPr="0047658D">
        <w:rPr>
          <w:rFonts w:eastAsia="新細明體"/>
          <w:color w:val="444444"/>
          <w:szCs w:val="21"/>
          <w:lang w:eastAsia="zh-TW"/>
        </w:rPr>
        <w:t>BOCOM International Holdings Company Ltd.,</w:t>
      </w:r>
      <w:r w:rsidRPr="0047658D">
        <w:rPr>
          <w:rFonts w:eastAsia="新細明體" w:hint="eastAsia"/>
          <w:color w:val="444444"/>
          <w:szCs w:val="21"/>
          <w:lang w:eastAsia="zh-TW"/>
        </w:rPr>
        <w:t>），以下簡稱交銀國際。</w:t>
      </w:r>
    </w:p>
    <w:p w14:paraId="6EC18871" w14:textId="76E1FF98" w:rsidR="009D06E7" w:rsidRDefault="00AF089A">
      <w:pPr>
        <w:spacing w:line="360" w:lineRule="auto"/>
        <w:rPr>
          <w:color w:val="444444"/>
          <w:szCs w:val="21"/>
        </w:rPr>
      </w:pPr>
      <w:r w:rsidRPr="0047658D">
        <w:rPr>
          <w:rFonts w:eastAsia="新細明體" w:hint="eastAsia"/>
          <w:color w:val="444444"/>
          <w:szCs w:val="21"/>
          <w:lang w:eastAsia="zh-TW"/>
        </w:rPr>
        <w:t>香港</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金融科技有限公司（</w:t>
      </w:r>
      <w:r w:rsidRPr="0047658D">
        <w:rPr>
          <w:rFonts w:eastAsia="新細明體"/>
          <w:color w:val="444444"/>
          <w:szCs w:val="21"/>
          <w:lang w:eastAsia="zh-TW"/>
        </w:rPr>
        <w:t>FDT AI Limited</w:t>
      </w:r>
      <w:r w:rsidRPr="0047658D">
        <w:rPr>
          <w:rFonts w:eastAsia="新細明體" w:hint="eastAsia"/>
          <w:color w:val="444444"/>
          <w:szCs w:val="21"/>
          <w:lang w:eastAsia="zh-TW"/>
        </w:rPr>
        <w:t>），以下簡稱</w:t>
      </w:r>
      <w:r w:rsidRPr="0047658D">
        <w:rPr>
          <w:rFonts w:eastAsia="新細明體"/>
          <w:color w:val="444444"/>
          <w:szCs w:val="21"/>
          <w:lang w:eastAsia="zh-TW"/>
        </w:rPr>
        <w:t>FDT-AI</w:t>
      </w:r>
      <w:r w:rsidRPr="0047658D">
        <w:rPr>
          <w:rFonts w:eastAsia="新細明體" w:hint="eastAsia"/>
          <w:color w:val="444444"/>
          <w:szCs w:val="21"/>
          <w:lang w:eastAsia="zh-TW"/>
        </w:rPr>
        <w:t>。</w:t>
      </w:r>
    </w:p>
    <w:p w14:paraId="574CF740" w14:textId="000D968B" w:rsidR="00A05741" w:rsidRDefault="00AF089A">
      <w:pPr>
        <w:spacing w:line="360" w:lineRule="auto"/>
        <w:rPr>
          <w:color w:val="444444"/>
          <w:szCs w:val="21"/>
          <w:lang w:eastAsia="zh-TW"/>
        </w:rPr>
      </w:pPr>
      <w:r w:rsidRPr="0047658D">
        <w:rPr>
          <w:rFonts w:eastAsia="新細明體" w:hint="eastAsia"/>
          <w:color w:val="444444"/>
          <w:szCs w:val="21"/>
          <w:lang w:eastAsia="zh-TW"/>
        </w:rPr>
        <w:t>甲方和乙方以下單獨稱為</w:t>
      </w:r>
      <w:r w:rsidRPr="0047658D">
        <w:rPr>
          <w:rFonts w:eastAsia="新細明體"/>
          <w:color w:val="444444"/>
          <w:szCs w:val="21"/>
          <w:lang w:eastAsia="zh-TW"/>
        </w:rPr>
        <w:t>“</w:t>
      </w:r>
      <w:r w:rsidRPr="0047658D">
        <w:rPr>
          <w:rFonts w:eastAsia="新細明體" w:hint="eastAsia"/>
          <w:color w:val="444444"/>
          <w:szCs w:val="21"/>
          <w:lang w:eastAsia="zh-TW"/>
        </w:rPr>
        <w:t>一方</w:t>
      </w:r>
      <w:r w:rsidRPr="0047658D">
        <w:rPr>
          <w:rFonts w:eastAsia="新細明體"/>
          <w:color w:val="444444"/>
          <w:szCs w:val="21"/>
          <w:lang w:eastAsia="zh-TW"/>
        </w:rPr>
        <w:t>”</w:t>
      </w:r>
      <w:r w:rsidRPr="0047658D">
        <w:rPr>
          <w:rFonts w:eastAsia="新細明體" w:hint="eastAsia"/>
          <w:color w:val="444444"/>
          <w:szCs w:val="21"/>
          <w:lang w:eastAsia="zh-TW"/>
        </w:rPr>
        <w:t>，合稱為</w:t>
      </w:r>
      <w:r w:rsidRPr="0047658D">
        <w:rPr>
          <w:rFonts w:eastAsia="新細明體"/>
          <w:color w:val="444444"/>
          <w:szCs w:val="21"/>
          <w:lang w:eastAsia="zh-TW"/>
        </w:rPr>
        <w:t>“</w:t>
      </w:r>
      <w:r w:rsidRPr="0047658D">
        <w:rPr>
          <w:rFonts w:eastAsia="新細明體" w:hint="eastAsia"/>
          <w:color w:val="444444"/>
          <w:szCs w:val="21"/>
          <w:lang w:eastAsia="zh-TW"/>
        </w:rPr>
        <w:t>雙方</w:t>
      </w:r>
      <w:r w:rsidRPr="0047658D">
        <w:rPr>
          <w:rFonts w:eastAsia="新細明體"/>
          <w:color w:val="444444"/>
          <w:szCs w:val="21"/>
          <w:lang w:eastAsia="zh-TW"/>
        </w:rPr>
        <w:t>”</w:t>
      </w:r>
      <w:r w:rsidRPr="0047658D">
        <w:rPr>
          <w:rFonts w:eastAsia="新細明體" w:hint="eastAsia"/>
          <w:color w:val="444444"/>
          <w:szCs w:val="21"/>
          <w:lang w:eastAsia="zh-TW"/>
        </w:rPr>
        <w:t>。</w:t>
      </w:r>
    </w:p>
    <w:p w14:paraId="3EB6268B" w14:textId="77777777" w:rsidR="00A05741" w:rsidRDefault="00A05741">
      <w:pPr>
        <w:spacing w:line="360" w:lineRule="auto"/>
        <w:rPr>
          <w:b/>
          <w:bCs/>
          <w:color w:val="444444"/>
          <w:szCs w:val="21"/>
          <w:lang w:eastAsia="zh-TW"/>
        </w:rPr>
      </w:pPr>
    </w:p>
    <w:p w14:paraId="6CF18998" w14:textId="2454FCE8"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前言</w:t>
      </w:r>
    </w:p>
    <w:p w14:paraId="659D00DF" w14:textId="34FC29C8" w:rsidR="00573837" w:rsidRPr="0047658D" w:rsidRDefault="00AF089A" w:rsidP="00E07E65">
      <w:pPr>
        <w:pStyle w:val="1"/>
        <w:widowControl/>
        <w:adjustRightInd w:val="0"/>
        <w:snapToGrid w:val="0"/>
        <w:spacing w:before="100" w:beforeAutospacing="1" w:after="100" w:afterAutospacing="1" w:line="360" w:lineRule="auto"/>
        <w:jc w:val="left"/>
        <w:rPr>
          <w:rFonts w:asciiTheme="minorEastAsia" w:eastAsiaTheme="minorEastAsia" w:hAnsiTheme="minorEastAsia"/>
          <w:color w:val="444444"/>
          <w:szCs w:val="21"/>
          <w:lang w:eastAsia="zh-TW"/>
        </w:rPr>
      </w:pPr>
      <w:r w:rsidRPr="00E07E65">
        <w:rPr>
          <w:rFonts w:asciiTheme="minorEastAsia" w:eastAsiaTheme="minorEastAsia" w:hAnsiTheme="minorEastAsia"/>
          <w:color w:val="444444"/>
          <w:szCs w:val="21"/>
          <w:lang w:eastAsia="zh-TW"/>
        </w:rPr>
        <w:t>2017</w:t>
      </w:r>
      <w:r w:rsidRPr="00E07E65">
        <w:rPr>
          <w:rFonts w:asciiTheme="minorEastAsia" w:eastAsiaTheme="minorEastAsia" w:hAnsiTheme="minorEastAsia" w:hint="eastAsia"/>
          <w:color w:val="444444"/>
          <w:szCs w:val="21"/>
          <w:lang w:eastAsia="zh-TW"/>
        </w:rPr>
        <w:t>年</w:t>
      </w:r>
      <w:r w:rsidRPr="00E07E65">
        <w:rPr>
          <w:rFonts w:asciiTheme="minorEastAsia" w:eastAsiaTheme="minorEastAsia" w:hAnsiTheme="minorEastAsia"/>
          <w:color w:val="444444"/>
          <w:szCs w:val="21"/>
          <w:lang w:eastAsia="zh-TW"/>
        </w:rPr>
        <w:t>7</w:t>
      </w:r>
      <w:r w:rsidRPr="00E07E65">
        <w:rPr>
          <w:rFonts w:asciiTheme="minorEastAsia" w:eastAsiaTheme="minorEastAsia" w:hAnsiTheme="minorEastAsia" w:hint="eastAsia"/>
          <w:color w:val="444444"/>
          <w:szCs w:val="21"/>
          <w:lang w:eastAsia="zh-TW"/>
        </w:rPr>
        <w:t>月</w:t>
      </w:r>
      <w:r w:rsidRPr="00E07E65">
        <w:rPr>
          <w:rFonts w:asciiTheme="minorEastAsia" w:eastAsiaTheme="minorEastAsia" w:hAnsiTheme="minorEastAsia"/>
          <w:color w:val="444444"/>
          <w:szCs w:val="21"/>
          <w:lang w:eastAsia="zh-TW"/>
        </w:rPr>
        <w:t>20</w:t>
      </w:r>
      <w:r w:rsidRPr="00E07E65">
        <w:rPr>
          <w:rFonts w:asciiTheme="minorEastAsia" w:eastAsiaTheme="minorEastAsia" w:hAnsiTheme="minorEastAsia" w:hint="eastAsia"/>
          <w:color w:val="444444"/>
          <w:szCs w:val="21"/>
          <w:lang w:eastAsia="zh-TW"/>
        </w:rPr>
        <w:t>日，國務院關於印發“新一代</w:t>
      </w:r>
      <w:r w:rsidR="00E07E65" w:rsidRPr="00E07E65">
        <w:rPr>
          <w:rFonts w:asciiTheme="minorEastAsia" w:eastAsiaTheme="minorEastAsia" w:hAnsiTheme="minorEastAsia" w:hint="eastAsia"/>
          <w:color w:val="444444"/>
          <w:szCs w:val="21"/>
          <w:lang w:eastAsia="zh-TW"/>
        </w:rPr>
        <w:t>人工智能</w:t>
      </w:r>
      <w:r w:rsidRPr="00E07E65">
        <w:rPr>
          <w:rFonts w:asciiTheme="minorEastAsia" w:eastAsiaTheme="minorEastAsia" w:hAnsiTheme="minorEastAsia" w:hint="eastAsia"/>
          <w:color w:val="444444"/>
          <w:szCs w:val="21"/>
          <w:lang w:eastAsia="zh-TW"/>
        </w:rPr>
        <w:t>發展規劃的通知”，首次正式提出“</w:t>
      </w:r>
      <w:r w:rsidR="00E07E65" w:rsidRPr="00E07E65">
        <w:rPr>
          <w:rFonts w:asciiTheme="minorEastAsia" w:eastAsiaTheme="minorEastAsia" w:hAnsiTheme="minorEastAsia" w:hint="eastAsia"/>
          <w:color w:val="444444"/>
          <w:szCs w:val="21"/>
          <w:lang w:eastAsia="zh-TW"/>
        </w:rPr>
        <w:t>人工智能</w:t>
      </w:r>
      <w:r w:rsidR="00E07E65" w:rsidRPr="00E07E65">
        <w:rPr>
          <w:rFonts w:ascii="Apple Color Emoji" w:eastAsia="Apple Color Emoji" w:hAnsi="Apple Color Emoji" w:cs="Apple Color Emoji"/>
          <w:color w:val="444444"/>
          <w:szCs w:val="21"/>
          <w:lang w:eastAsia="zh-TW"/>
        </w:rPr>
        <w:t>➕</w:t>
      </w:r>
      <w:r w:rsidR="00E07E65" w:rsidRPr="00E07E65">
        <w:rPr>
          <w:rFonts w:asciiTheme="minorEastAsia" w:eastAsiaTheme="minorEastAsia" w:hAnsiTheme="minorEastAsia" w:hint="eastAsia"/>
          <w:color w:val="444444"/>
          <w:szCs w:val="21"/>
          <w:lang w:eastAsia="zh-TW"/>
        </w:rPr>
        <w:t>”。</w:t>
      </w:r>
      <w:r w:rsidR="0047658D" w:rsidRPr="0047658D">
        <w:rPr>
          <w:rFonts w:asciiTheme="minorEastAsia" w:eastAsiaTheme="minorEastAsia" w:hAnsiTheme="minorEastAsia" w:hint="eastAsia"/>
          <w:color w:val="444444"/>
          <w:szCs w:val="21"/>
          <w:lang w:eastAsia="zh-TW"/>
        </w:rPr>
        <w:t>人工智能</w:t>
      </w:r>
      <w:r w:rsidRPr="0047658D">
        <w:rPr>
          <w:rFonts w:asciiTheme="minorEastAsia" w:eastAsiaTheme="minorEastAsia" w:hAnsiTheme="minorEastAsia" w:hint="eastAsia"/>
          <w:color w:val="444444"/>
          <w:szCs w:val="21"/>
          <w:lang w:eastAsia="zh-TW"/>
        </w:rPr>
        <w:t>和大數據技術，已經在各行各業引發了新一輪的產業革命。在金融領域，人工</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和大數據技術的作用尤其明顯，其中重要的原因是金融公司本身就是數據公司，沉積了海量的、高品質的價值數據，同時，金融業務中有大量的統計、預測、回歸、分類、決策等關鍵問題，這正是人工</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和大數據技術擅長解決的問題。</w:t>
      </w:r>
    </w:p>
    <w:p w14:paraId="75F7DABA" w14:textId="48DBA058" w:rsidR="00573837"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在金融證券市場快速發展過程中，有很多單純依靠傳統人力難以高效、準確解決的問題，尤其是當面向廣大中小客戶的時候，例如：如何對使用者交易風險做深入全方位的理解、如何全面評估金融產品的風險和收益、如何為不同用戶提供不同的個性化增值服務、如何解決資產管理中“使用者</w:t>
      </w:r>
      <w:r w:rsidRPr="0047658D">
        <w:rPr>
          <w:rFonts w:asciiTheme="minorEastAsia" w:eastAsiaTheme="minorEastAsia" w:hAnsiTheme="minorEastAsia"/>
          <w:color w:val="444444"/>
          <w:szCs w:val="21"/>
          <w:lang w:eastAsia="zh-TW"/>
        </w:rPr>
        <w:t>-</w:t>
      </w:r>
      <w:r w:rsidRPr="0047658D">
        <w:rPr>
          <w:rFonts w:asciiTheme="minorEastAsia" w:eastAsiaTheme="minorEastAsia" w:hAnsiTheme="minorEastAsia" w:hint="eastAsia"/>
          <w:color w:val="444444"/>
          <w:szCs w:val="21"/>
          <w:lang w:eastAsia="zh-TW"/>
        </w:rPr>
        <w:t>產品錯配”等問題</w:t>
      </w:r>
      <w:r w:rsidRPr="0047658D">
        <w:rPr>
          <w:rFonts w:asciiTheme="minorEastAsia" w:eastAsiaTheme="minorEastAsia" w:hAnsiTheme="minorEastAsia"/>
          <w:color w:val="444444"/>
          <w:szCs w:val="21"/>
          <w:lang w:eastAsia="zh-TW"/>
        </w:rPr>
        <w:t xml:space="preserve"> </w:t>
      </w:r>
      <w:r w:rsidRPr="0047658D">
        <w:rPr>
          <w:rFonts w:asciiTheme="minorEastAsia" w:eastAsiaTheme="minorEastAsia" w:hAnsiTheme="minorEastAsia" w:hint="eastAsia"/>
          <w:color w:val="444444"/>
          <w:szCs w:val="21"/>
          <w:lang w:eastAsia="zh-TW"/>
        </w:rPr>
        <w:t>。而</w:t>
      </w:r>
      <w:r w:rsidR="0047658D">
        <w:rPr>
          <w:rFonts w:ascii="SimSun" w:hAnsi="SimSun" w:hint="eastAsia"/>
          <w:color w:val="444444"/>
          <w:szCs w:val="21"/>
          <w:lang w:eastAsia="zh-TW"/>
        </w:rPr>
        <w:t>人工智能</w:t>
      </w:r>
      <w:r w:rsidRPr="0047658D">
        <w:rPr>
          <w:rFonts w:asciiTheme="minorEastAsia" w:eastAsiaTheme="minorEastAsia" w:hAnsiTheme="minorEastAsia" w:hint="eastAsia"/>
          <w:color w:val="444444"/>
          <w:szCs w:val="21"/>
          <w:lang w:eastAsia="zh-TW"/>
        </w:rPr>
        <w:t>技術，就是個性化技術，就是通過對海量使用者和產品深入理解，提供</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風險管理手段，進而提供千人千面的個性化增值服務。</w:t>
      </w:r>
    </w:p>
    <w:p w14:paraId="7630AFFB" w14:textId="436D3098" w:rsidR="0042565D" w:rsidRPr="0047658D"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2565D">
        <w:rPr>
          <w:rFonts w:asciiTheme="minorEastAsia" w:eastAsiaTheme="minorEastAsia" w:hAnsiTheme="minorEastAsia" w:hint="eastAsia"/>
          <w:color w:val="444444"/>
          <w:szCs w:val="21"/>
          <w:lang w:eastAsia="zh-TW"/>
        </w:rPr>
        <w:t>作為內地與全球市場之間的獨有跳板，香港是發展金融科技以</w:t>
      </w:r>
      <w:r>
        <w:rPr>
          <w:rFonts w:asciiTheme="minorEastAsia" w:eastAsiaTheme="minorEastAsia" w:hAnsiTheme="minorEastAsia" w:hint="eastAsia"/>
          <w:color w:val="444444"/>
          <w:szCs w:val="21"/>
          <w:lang w:eastAsia="zh-TW"/>
        </w:rPr>
        <w:t>至其他方面的理想地。本地與海外金融科技企業能透過香港的獨特優勢而</w:t>
      </w:r>
      <w:r w:rsidRPr="0042565D">
        <w:rPr>
          <w:rFonts w:asciiTheme="minorEastAsia" w:eastAsiaTheme="minorEastAsia" w:hAnsiTheme="minorEastAsia" w:hint="eastAsia"/>
          <w:color w:val="444444"/>
          <w:szCs w:val="21"/>
          <w:lang w:eastAsia="zh-TW"/>
        </w:rPr>
        <w:t>進入內地市場﹔同時本地及內地金融科技企業也能利用香港作為啟動</w:t>
      </w:r>
      <w:r w:rsidR="0042565D" w:rsidRPr="0042565D">
        <w:rPr>
          <w:rFonts w:asciiTheme="minorEastAsia" w:eastAsiaTheme="minorEastAsia" w:hAnsiTheme="minorEastAsia" w:hint="eastAsia"/>
          <w:color w:val="444444"/>
          <w:szCs w:val="21"/>
          <w:lang w:eastAsia="zh-TW"/>
        </w:rPr>
        <w:t>平台</w:t>
      </w:r>
      <w:r w:rsidRPr="0042565D">
        <w:rPr>
          <w:rFonts w:asciiTheme="minorEastAsia" w:eastAsiaTheme="minorEastAsia" w:hAnsiTheme="minorEastAsia" w:hint="eastAsia"/>
          <w:color w:val="444444"/>
          <w:szCs w:val="21"/>
          <w:lang w:eastAsia="zh-TW"/>
        </w:rPr>
        <w:t>，拓展區域以至全球業務。</w:t>
      </w:r>
    </w:p>
    <w:p w14:paraId="09388A07" w14:textId="2CA31CC6" w:rsidR="00A05741" w:rsidRPr="0047658D"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基於以上背景，甲乙雙方基於各自的戰略發展，相互認同，建立全面戰略合作夥伴關係，在人工</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大資料領域，進行專案開發合作、科研合作、人才合作、股權合作等多個層面的深入合作和共同發展。</w:t>
      </w:r>
    </w:p>
    <w:p w14:paraId="62192021" w14:textId="08939261" w:rsidR="004E1232" w:rsidRPr="007F44BD" w:rsidRDefault="00AF089A" w:rsidP="007F44BD">
      <w:pPr>
        <w:pStyle w:val="NormalWeb"/>
        <w:spacing w:before="0" w:beforeAutospacing="0" w:after="0" w:afterAutospacing="0" w:line="360" w:lineRule="auto"/>
        <w:ind w:firstLineChars="200" w:firstLine="420"/>
        <w:jc w:val="both"/>
        <w:rPr>
          <w:color w:val="444444"/>
          <w:kern w:val="2"/>
          <w:sz w:val="21"/>
          <w:szCs w:val="21"/>
        </w:rPr>
      </w:pPr>
      <w:r w:rsidRPr="0047658D">
        <w:rPr>
          <w:rFonts w:eastAsia="新細明體" w:hint="eastAsia"/>
          <w:color w:val="444444"/>
          <w:sz w:val="21"/>
          <w:szCs w:val="21"/>
        </w:rPr>
        <w:lastRenderedPageBreak/>
        <w:t>甲方情況簡介：交銀國際控股有限公司（</w:t>
      </w:r>
      <w:r w:rsidRPr="0047658D">
        <w:rPr>
          <w:rFonts w:eastAsia="新細明體"/>
          <w:color w:val="444444"/>
          <w:sz w:val="21"/>
          <w:szCs w:val="21"/>
        </w:rPr>
        <w:t>BOCOM International Holdings Company Ltd.,</w:t>
      </w:r>
      <w:r w:rsidRPr="0047658D">
        <w:rPr>
          <w:rFonts w:eastAsia="新細明體" w:hint="eastAsia"/>
          <w:color w:val="444444"/>
          <w:sz w:val="21"/>
          <w:szCs w:val="21"/>
        </w:rPr>
        <w:t>簡稱交銀國際，港交所股份代碼：</w:t>
      </w:r>
      <w:r w:rsidRPr="0047658D">
        <w:rPr>
          <w:rFonts w:eastAsia="新細明體"/>
          <w:color w:val="444444"/>
          <w:sz w:val="21"/>
          <w:szCs w:val="21"/>
        </w:rPr>
        <w:t>3329</w:t>
      </w:r>
      <w:r w:rsidRPr="0047658D">
        <w:rPr>
          <w:rFonts w:eastAsia="新細明體" w:hint="eastAsia"/>
          <w:color w:val="444444"/>
          <w:sz w:val="21"/>
          <w:szCs w:val="21"/>
        </w:rPr>
        <w:t>）</w:t>
      </w:r>
      <w:r w:rsidRPr="0047658D">
        <w:rPr>
          <w:rFonts w:eastAsia="新細明體" w:hint="eastAsia"/>
          <w:color w:val="444444"/>
          <w:kern w:val="2"/>
          <w:sz w:val="21"/>
          <w:szCs w:val="21"/>
        </w:rPr>
        <w:t>為國有股份制商業銀行交通銀行於香港僅有的知名證券及與證券相關的金融服務綜合平臺。交銀國際成立於</w:t>
      </w:r>
      <w:r w:rsidRPr="0047658D">
        <w:rPr>
          <w:rFonts w:eastAsia="新細明體"/>
          <w:color w:val="444444"/>
          <w:kern w:val="2"/>
          <w:sz w:val="21"/>
          <w:szCs w:val="21"/>
        </w:rPr>
        <w:t>1998</w:t>
      </w:r>
      <w:r w:rsidRPr="0047658D">
        <w:rPr>
          <w:rFonts w:eastAsia="新細明體" w:hint="eastAsia"/>
          <w:color w:val="444444"/>
          <w:kern w:val="2"/>
          <w:sz w:val="21"/>
          <w:szCs w:val="21"/>
        </w:rPr>
        <w:t>年，是香港最早具中資背景的持牌證券公司之一，經歷多次經濟及行業週期與監管改革的考驗。其願景和目標是為客戶提供一站式證券及金融服務，擴展全球業務。憑藉交通銀行於香港及中國內地長期建立的客戶基礎、廣泛的品牌知名度及行業專長，交銀國際充分利用競爭優勢提高客戶忠誠度，並為客戶與股東創造價值。</w:t>
      </w:r>
    </w:p>
    <w:p w14:paraId="7B57DA43" w14:textId="20633A6E" w:rsidR="004E1232" w:rsidRPr="004E1232" w:rsidRDefault="00AF089A" w:rsidP="007F44BD">
      <w:pPr>
        <w:widowControl/>
        <w:spacing w:line="360" w:lineRule="auto"/>
        <w:ind w:firstLineChars="200" w:firstLine="420"/>
        <w:rPr>
          <w:color w:val="444444"/>
          <w:szCs w:val="21"/>
          <w:lang w:eastAsia="zh-TW"/>
        </w:rPr>
      </w:pPr>
      <w:r w:rsidRPr="0047658D">
        <w:rPr>
          <w:rFonts w:eastAsia="新細明體" w:hint="eastAsia"/>
          <w:color w:val="444444"/>
          <w:szCs w:val="21"/>
          <w:lang w:eastAsia="zh-TW"/>
        </w:rPr>
        <w:t>交銀國際的核心競爭優勢之一是向客戶提供全方位綜合證券及金融產品及服務的能力，現有主要業務涵蓋證券經紀及保證金融資、企業融資及承銷、投資及貸款、資產管理及顧問等，詳情請見</w:t>
      </w:r>
      <w:hyperlink r:id="rId9" w:history="1">
        <w:r w:rsidRPr="0047658D">
          <w:rPr>
            <w:rStyle w:val="Hyperlink"/>
            <w:rFonts w:eastAsia="新細明體"/>
            <w:szCs w:val="21"/>
            <w:lang w:eastAsia="zh-TW"/>
          </w:rPr>
          <w:t>www.bocomgroup.com</w:t>
        </w:r>
      </w:hyperlink>
      <w:r w:rsidRPr="0047658D">
        <w:rPr>
          <w:rFonts w:eastAsia="新細明體"/>
          <w:color w:val="444444"/>
          <w:szCs w:val="21"/>
          <w:lang w:eastAsia="zh-TW"/>
        </w:rPr>
        <w:t xml:space="preserve"> </w:t>
      </w:r>
      <w:r w:rsidRPr="0047658D">
        <w:rPr>
          <w:rFonts w:eastAsia="新細明體" w:hint="eastAsia"/>
          <w:color w:val="444444"/>
          <w:szCs w:val="21"/>
          <w:lang w:eastAsia="zh-TW"/>
        </w:rPr>
        <w:t>。</w:t>
      </w:r>
    </w:p>
    <w:p w14:paraId="7141E973" w14:textId="3F69577D" w:rsidR="004E1232" w:rsidRPr="004E1232" w:rsidRDefault="00AF089A" w:rsidP="00114C63">
      <w:pPr>
        <w:widowControl/>
        <w:spacing w:line="360" w:lineRule="auto"/>
        <w:ind w:firstLineChars="200" w:firstLine="420"/>
        <w:rPr>
          <w:color w:val="444444"/>
          <w:szCs w:val="21"/>
          <w:lang w:eastAsia="zh-TW"/>
        </w:rPr>
      </w:pPr>
      <w:r w:rsidRPr="0047658D">
        <w:rPr>
          <w:rFonts w:eastAsia="新細明體" w:hint="eastAsia"/>
          <w:color w:val="444444"/>
          <w:szCs w:val="21"/>
          <w:lang w:eastAsia="zh-TW"/>
        </w:rPr>
        <w:t>交銀國際致力於成為提供綜合產品及服務組合和國際化業務的金融服務機構，服務全球客戶，滿足各類證券及金融服務需求。交銀國際未來將繼續從以下方面落實上述戰略部署，實現願景與目標。首先，繼續強化主要業務並吸納有才幹的專業人員。其次，進一步開拓資本性業務及</w:t>
      </w:r>
      <w:r w:rsidRPr="0052455A">
        <w:rPr>
          <w:rFonts w:eastAsia="新細明體" w:hint="eastAsia"/>
          <w:color w:val="444444"/>
          <w:szCs w:val="21"/>
          <w:lang w:eastAsia="zh-TW"/>
        </w:rPr>
        <w:t>拼</w:t>
      </w:r>
      <w:r w:rsidRPr="0047658D">
        <w:rPr>
          <w:rFonts w:eastAsia="新細明體" w:hint="eastAsia"/>
          <w:color w:val="444444"/>
          <w:szCs w:val="21"/>
          <w:lang w:eastAsia="zh-TW"/>
        </w:rPr>
        <w:t>購財務顧問業務，提升業務之間的協同效益及交叉銷售能力。再次，強化國際業務平臺，拓展全球業務。最後，強化風險管理體系、內部監控及資訊技術實力。</w:t>
      </w:r>
    </w:p>
    <w:p w14:paraId="5913E11E" w14:textId="2105BEBA" w:rsidR="00A05741" w:rsidRPr="004E1232" w:rsidRDefault="00A05741" w:rsidP="007B1BF1">
      <w:pPr>
        <w:pStyle w:val="1"/>
        <w:widowControl/>
        <w:adjustRightInd w:val="0"/>
        <w:snapToGrid w:val="0"/>
        <w:spacing w:before="100" w:beforeAutospacing="1" w:after="100" w:afterAutospacing="1" w:line="360" w:lineRule="auto"/>
        <w:jc w:val="left"/>
        <w:rPr>
          <w:color w:val="444444"/>
          <w:szCs w:val="21"/>
          <w:lang w:eastAsia="zh-TW"/>
        </w:rPr>
      </w:pPr>
    </w:p>
    <w:p w14:paraId="486061D0" w14:textId="395CAC08" w:rsidR="004A239B" w:rsidRPr="004A239B" w:rsidRDefault="00AF089A" w:rsidP="004A239B">
      <w:pPr>
        <w:pStyle w:val="1"/>
        <w:widowControl/>
        <w:adjustRightInd w:val="0"/>
        <w:snapToGrid w:val="0"/>
        <w:spacing w:before="100" w:beforeAutospacing="1" w:after="100" w:afterAutospacing="1" w:line="360" w:lineRule="auto"/>
        <w:ind w:firstLineChars="0"/>
        <w:jc w:val="left"/>
        <w:rPr>
          <w:rFonts w:eastAsia="新細明體"/>
          <w:color w:val="444444"/>
          <w:szCs w:val="21"/>
        </w:rPr>
      </w:pPr>
      <w:r w:rsidRPr="0047658D">
        <w:rPr>
          <w:rFonts w:eastAsia="新細明體" w:hint="eastAsia"/>
          <w:color w:val="444444"/>
          <w:szCs w:val="21"/>
          <w:lang w:eastAsia="zh-TW"/>
        </w:rPr>
        <w:t>乙方情況簡介：香港</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金融科技有限公司（</w:t>
      </w:r>
      <w:r w:rsidRPr="0047658D">
        <w:rPr>
          <w:rFonts w:eastAsia="新細明體"/>
          <w:color w:val="444444"/>
          <w:szCs w:val="21"/>
          <w:lang w:eastAsia="zh-TW"/>
        </w:rPr>
        <w:t>FDT AI Limited.</w:t>
      </w:r>
      <w:r w:rsidRPr="0047658D">
        <w:rPr>
          <w:rFonts w:eastAsia="新細明體" w:hint="eastAsia"/>
          <w:color w:val="444444"/>
          <w:szCs w:val="21"/>
          <w:lang w:eastAsia="zh-TW"/>
        </w:rPr>
        <w:t>，簡稱</w:t>
      </w:r>
      <w:r w:rsidRPr="0047658D">
        <w:rPr>
          <w:rFonts w:eastAsia="新細明體"/>
          <w:color w:val="444444"/>
          <w:szCs w:val="21"/>
          <w:lang w:eastAsia="zh-TW"/>
        </w:rPr>
        <w:t>FDT-AI</w:t>
      </w:r>
      <w:r w:rsidRPr="0047658D">
        <w:rPr>
          <w:rFonts w:eastAsia="新細明體" w:hint="eastAsia"/>
          <w:color w:val="444444"/>
          <w:szCs w:val="21"/>
          <w:lang w:eastAsia="zh-TW"/>
        </w:rPr>
        <w:t>），</w:t>
      </w:r>
      <w:r w:rsidRPr="0047658D">
        <w:rPr>
          <w:rFonts w:eastAsia="新細明體"/>
          <w:color w:val="444444"/>
          <w:szCs w:val="21"/>
          <w:lang w:eastAsia="zh-TW"/>
        </w:rPr>
        <w:t xml:space="preserve"> </w:t>
      </w:r>
      <w:r w:rsidRPr="0047658D">
        <w:rPr>
          <w:rFonts w:eastAsia="新細明體" w:hint="eastAsia"/>
          <w:color w:val="444444"/>
          <w:szCs w:val="21"/>
          <w:lang w:eastAsia="zh-TW"/>
        </w:rPr>
        <w:t>是</w:t>
      </w:r>
      <w:r w:rsidRPr="0047658D">
        <w:rPr>
          <w:rFonts w:eastAsia="新細明體"/>
          <w:color w:val="444444"/>
          <w:szCs w:val="21"/>
          <w:lang w:eastAsia="zh-TW"/>
        </w:rPr>
        <w:t>FDT</w:t>
      </w:r>
      <w:r w:rsidRPr="004F1EBF">
        <w:rPr>
          <w:rFonts w:eastAsia="新細明體" w:hint="eastAsia"/>
          <w:color w:val="444444"/>
          <w:szCs w:val="21"/>
          <w:lang w:eastAsia="zh-TW"/>
        </w:rPr>
        <w:t>（即</w:t>
      </w:r>
      <w:r w:rsidRPr="004F1EBF">
        <w:rPr>
          <w:rFonts w:eastAsia="新細明體"/>
          <w:color w:val="444444"/>
          <w:szCs w:val="21"/>
          <w:lang w:eastAsia="zh-TW"/>
        </w:rPr>
        <w:t xml:space="preserve">Financial Data Technologies Limited, </w:t>
      </w:r>
      <w:r w:rsidRPr="004F1EBF">
        <w:rPr>
          <w:rFonts w:eastAsia="新細明體" w:hint="eastAsia"/>
          <w:color w:val="444444"/>
          <w:szCs w:val="21"/>
          <w:lang w:eastAsia="zh-TW"/>
        </w:rPr>
        <w:t>香港金融</w:t>
      </w:r>
      <w:r w:rsidR="00501F9B">
        <w:rPr>
          <w:rFonts w:hint="eastAsia"/>
          <w:color w:val="444444"/>
          <w:szCs w:val="21"/>
        </w:rPr>
        <w:t>數據</w:t>
      </w:r>
      <w:r w:rsidRPr="004F1EBF">
        <w:rPr>
          <w:rFonts w:eastAsia="新細明體" w:hint="eastAsia"/>
          <w:color w:val="444444"/>
          <w:szCs w:val="21"/>
          <w:lang w:eastAsia="zh-TW"/>
        </w:rPr>
        <w:t>技術有限公司）</w:t>
      </w:r>
      <w:r w:rsidRPr="00CD2499">
        <w:rPr>
          <w:rFonts w:eastAsia="新細明體" w:hint="eastAsia"/>
          <w:color w:val="444444"/>
          <w:szCs w:val="21"/>
          <w:lang w:eastAsia="zh-TW"/>
        </w:rPr>
        <w:t>（</w:t>
      </w:r>
      <w:r w:rsidRPr="00D177A5">
        <w:rPr>
          <w:rFonts w:eastAsia="新細明體" w:hint="eastAsia"/>
          <w:color w:val="444444"/>
          <w:szCs w:val="21"/>
          <w:lang w:eastAsia="zh-TW"/>
        </w:rPr>
        <w:t>以下簡稱</w:t>
      </w:r>
      <w:r w:rsidRPr="00CD2499">
        <w:rPr>
          <w:rFonts w:eastAsia="新細明體"/>
          <w:color w:val="444444"/>
          <w:szCs w:val="21"/>
          <w:lang w:eastAsia="zh-TW"/>
        </w:rPr>
        <w:t>“FTD”</w:t>
      </w:r>
      <w:r w:rsidRPr="00CD2499">
        <w:rPr>
          <w:rFonts w:eastAsia="新細明體" w:hint="eastAsia"/>
          <w:color w:val="444444"/>
          <w:szCs w:val="21"/>
          <w:lang w:eastAsia="zh-TW"/>
        </w:rPr>
        <w:t>）</w:t>
      </w:r>
      <w:r w:rsidRPr="0047658D">
        <w:rPr>
          <w:rFonts w:eastAsia="新細明體" w:hint="eastAsia"/>
          <w:color w:val="444444"/>
          <w:szCs w:val="21"/>
          <w:lang w:eastAsia="zh-TW"/>
        </w:rPr>
        <w:t>集團旗下成員，是源於</w:t>
      </w:r>
      <w:r w:rsidRPr="0047658D">
        <w:rPr>
          <w:rFonts w:eastAsia="新細明體"/>
          <w:color w:val="444444"/>
          <w:szCs w:val="21"/>
          <w:lang w:eastAsia="zh-TW"/>
        </w:rPr>
        <w:t>FDT</w:t>
      </w:r>
      <w:r w:rsidRPr="0047658D">
        <w:rPr>
          <w:rFonts w:eastAsia="新細明體" w:hint="eastAsia"/>
          <w:color w:val="444444"/>
          <w:szCs w:val="21"/>
          <w:lang w:eastAsia="zh-TW"/>
        </w:rPr>
        <w:t>的高校公益金融教育的</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金融科技公司。</w:t>
      </w:r>
    </w:p>
    <w:p w14:paraId="4D1298E6" w14:textId="49E28610" w:rsidR="004A239B" w:rsidRDefault="00AF089A" w:rsidP="004A239B">
      <w:pPr>
        <w:pStyle w:val="1"/>
        <w:widowControl/>
        <w:adjustRightInd w:val="0"/>
        <w:snapToGrid w:val="0"/>
        <w:spacing w:before="100" w:beforeAutospacing="1" w:after="100" w:afterAutospacing="1" w:line="360" w:lineRule="auto"/>
        <w:ind w:firstLineChars="0"/>
        <w:jc w:val="left"/>
        <w:rPr>
          <w:rFonts w:eastAsia="新細明體"/>
          <w:color w:val="444444"/>
          <w:szCs w:val="21"/>
          <w:lang w:eastAsia="zh-TW"/>
        </w:rPr>
      </w:pPr>
      <w:r>
        <w:rPr>
          <w:rFonts w:eastAsia="新細明體"/>
          <w:color w:val="444444"/>
          <w:szCs w:val="21"/>
          <w:lang w:eastAsia="zh-TW"/>
        </w:rPr>
        <w:t>FDT-AI</w:t>
      </w:r>
      <w:r>
        <w:rPr>
          <w:rFonts w:eastAsia="新細明體" w:hint="eastAsia"/>
          <w:color w:val="444444"/>
          <w:szCs w:val="21"/>
          <w:lang w:eastAsia="zh-TW"/>
        </w:rPr>
        <w:t>公司</w:t>
      </w:r>
      <w:r w:rsidRPr="004A239B">
        <w:rPr>
          <w:rFonts w:eastAsia="新細明體" w:hint="eastAsia"/>
          <w:color w:val="444444"/>
          <w:szCs w:val="21"/>
          <w:lang w:eastAsia="zh-TW"/>
        </w:rPr>
        <w:t>董事長馬蔚華</w:t>
      </w:r>
      <w:r>
        <w:rPr>
          <w:rFonts w:eastAsia="新細明體" w:hint="eastAsia"/>
          <w:color w:val="444444"/>
          <w:szCs w:val="21"/>
          <w:lang w:eastAsia="zh-TW"/>
        </w:rPr>
        <w:t>博士</w:t>
      </w:r>
      <w:r w:rsidRPr="004A239B">
        <w:rPr>
          <w:rFonts w:eastAsia="新細明體" w:hint="eastAsia"/>
          <w:color w:val="444444"/>
          <w:szCs w:val="21"/>
          <w:lang w:eastAsia="zh-TW"/>
        </w:rPr>
        <w:t>（</w:t>
      </w:r>
      <w:r>
        <w:rPr>
          <w:rFonts w:eastAsia="新細明體" w:hint="eastAsia"/>
          <w:color w:val="444444"/>
          <w:szCs w:val="21"/>
          <w:lang w:eastAsia="zh-TW"/>
        </w:rPr>
        <w:t>前招商銀行行長</w:t>
      </w:r>
      <w:r w:rsidRPr="004A239B">
        <w:rPr>
          <w:rFonts w:eastAsia="新細明體" w:hint="eastAsia"/>
          <w:color w:val="444444"/>
          <w:szCs w:val="21"/>
          <w:lang w:eastAsia="zh-TW"/>
        </w:rPr>
        <w:t>），創始人聶凡淇</w:t>
      </w:r>
      <w:r>
        <w:rPr>
          <w:rFonts w:eastAsia="新細明體" w:hint="eastAsia"/>
          <w:color w:val="444444"/>
          <w:szCs w:val="21"/>
          <w:lang w:eastAsia="zh-TW"/>
        </w:rPr>
        <w:t>先生</w:t>
      </w:r>
      <w:r w:rsidRPr="004A239B">
        <w:rPr>
          <w:rFonts w:eastAsia="新細明體" w:hint="eastAsia"/>
          <w:color w:val="444444"/>
          <w:szCs w:val="21"/>
          <w:lang w:eastAsia="zh-TW"/>
        </w:rPr>
        <w:t>（前華爾街基金經理），聯合創始人</w:t>
      </w:r>
      <w:r w:rsidRPr="0052455A">
        <w:rPr>
          <w:rFonts w:eastAsia="新細明體" w:hint="eastAsia"/>
          <w:color w:val="444444"/>
          <w:szCs w:val="21"/>
          <w:lang w:eastAsia="zh-TW"/>
        </w:rPr>
        <w:t>、</w:t>
      </w:r>
      <w:r w:rsidRPr="004A239B">
        <w:rPr>
          <w:rFonts w:eastAsia="新細明體"/>
          <w:color w:val="444444"/>
          <w:szCs w:val="21"/>
          <w:lang w:eastAsia="zh-TW"/>
        </w:rPr>
        <w:t>CEO</w:t>
      </w:r>
      <w:r w:rsidRPr="00CD2499">
        <w:rPr>
          <w:rFonts w:eastAsia="新細明體" w:hint="eastAsia"/>
          <w:color w:val="444444"/>
          <w:szCs w:val="21"/>
          <w:lang w:eastAsia="zh-TW"/>
        </w:rPr>
        <w:t>及</w:t>
      </w:r>
      <w:r w:rsidRPr="004A239B">
        <w:rPr>
          <w:rFonts w:eastAsia="新細明體" w:hint="eastAsia"/>
          <w:color w:val="444444"/>
          <w:szCs w:val="21"/>
          <w:lang w:eastAsia="zh-TW"/>
        </w:rPr>
        <w:t>首席數據科學家柳崎峰</w:t>
      </w:r>
      <w:r>
        <w:rPr>
          <w:rFonts w:eastAsia="新細明體" w:hint="eastAsia"/>
          <w:color w:val="444444"/>
          <w:szCs w:val="21"/>
          <w:lang w:eastAsia="zh-TW"/>
        </w:rPr>
        <w:t>博士</w:t>
      </w:r>
      <w:r w:rsidRPr="004A239B">
        <w:rPr>
          <w:rFonts w:eastAsia="新細明體" w:hint="eastAsia"/>
          <w:color w:val="444444"/>
          <w:szCs w:val="21"/>
          <w:lang w:eastAsia="zh-TW"/>
        </w:rPr>
        <w:t>（前雅虎</w:t>
      </w:r>
      <w:r>
        <w:rPr>
          <w:rFonts w:eastAsia="新細明體"/>
          <w:color w:val="444444"/>
          <w:szCs w:val="21"/>
          <w:lang w:eastAsia="zh-TW"/>
        </w:rPr>
        <w:t>Lab</w:t>
      </w:r>
      <w:r w:rsidRPr="004A239B">
        <w:rPr>
          <w:rFonts w:eastAsia="新細明體" w:hint="eastAsia"/>
          <w:color w:val="444444"/>
          <w:szCs w:val="21"/>
          <w:lang w:eastAsia="zh-TW"/>
        </w:rPr>
        <w:t>數據科學家，中科院自動化所博士）。</w:t>
      </w:r>
      <w:r>
        <w:rPr>
          <w:rFonts w:eastAsia="新細明體" w:hint="eastAsia"/>
          <w:color w:val="444444"/>
          <w:szCs w:val="21"/>
          <w:lang w:eastAsia="zh-TW"/>
        </w:rPr>
        <w:t>研發團隊的</w:t>
      </w:r>
      <w:r w:rsidRPr="004A239B">
        <w:rPr>
          <w:rFonts w:eastAsia="新細明體" w:hint="eastAsia"/>
          <w:color w:val="444444"/>
          <w:szCs w:val="21"/>
          <w:lang w:eastAsia="zh-TW"/>
        </w:rPr>
        <w:t>科學家與工程師，均來自世界知名科技和金融機構：</w:t>
      </w:r>
      <w:r>
        <w:rPr>
          <w:rFonts w:eastAsia="新細明體"/>
          <w:color w:val="444444"/>
          <w:szCs w:val="21"/>
          <w:lang w:eastAsia="zh-TW"/>
        </w:rPr>
        <w:t>BAT</w:t>
      </w:r>
      <w:r>
        <w:rPr>
          <w:rFonts w:eastAsia="新細明體" w:hint="eastAsia"/>
          <w:color w:val="444444"/>
          <w:szCs w:val="21"/>
          <w:lang w:eastAsia="zh-TW"/>
        </w:rPr>
        <w:t>、</w:t>
      </w:r>
      <w:r w:rsidRPr="004A239B">
        <w:rPr>
          <w:rFonts w:eastAsia="新細明體" w:hint="eastAsia"/>
          <w:color w:val="444444"/>
          <w:szCs w:val="21"/>
          <w:lang w:eastAsia="zh-TW"/>
        </w:rPr>
        <w:t>華為</w:t>
      </w:r>
      <w:r>
        <w:rPr>
          <w:rFonts w:eastAsia="新細明體" w:hint="eastAsia"/>
          <w:color w:val="444444"/>
          <w:szCs w:val="21"/>
          <w:lang w:eastAsia="zh-TW"/>
        </w:rPr>
        <w:t>、</w:t>
      </w:r>
      <w:r w:rsidRPr="004A239B">
        <w:rPr>
          <w:rFonts w:eastAsia="新細明體"/>
          <w:color w:val="444444"/>
          <w:szCs w:val="21"/>
          <w:lang w:eastAsia="zh-TW"/>
        </w:rPr>
        <w:t>IBM</w:t>
      </w:r>
      <w:r>
        <w:rPr>
          <w:rFonts w:eastAsia="新細明體" w:hint="eastAsia"/>
          <w:color w:val="444444"/>
          <w:szCs w:val="21"/>
          <w:lang w:eastAsia="zh-TW"/>
        </w:rPr>
        <w:t>、</w:t>
      </w:r>
      <w:r w:rsidRPr="004A239B">
        <w:rPr>
          <w:rFonts w:eastAsia="新細明體" w:hint="eastAsia"/>
          <w:color w:val="444444"/>
          <w:szCs w:val="21"/>
          <w:lang w:eastAsia="zh-TW"/>
        </w:rPr>
        <w:t>雅虎</w:t>
      </w:r>
      <w:r>
        <w:rPr>
          <w:rFonts w:eastAsia="新細明體" w:hint="eastAsia"/>
          <w:color w:val="444444"/>
          <w:szCs w:val="21"/>
          <w:lang w:eastAsia="zh-TW"/>
        </w:rPr>
        <w:t>、</w:t>
      </w:r>
      <w:r w:rsidRPr="004A239B">
        <w:rPr>
          <w:rFonts w:eastAsia="新細明體" w:hint="eastAsia"/>
          <w:color w:val="444444"/>
          <w:szCs w:val="21"/>
          <w:lang w:eastAsia="zh-TW"/>
        </w:rPr>
        <w:t>中信</w:t>
      </w:r>
      <w:r>
        <w:rPr>
          <w:rFonts w:eastAsia="新細明體" w:hint="eastAsia"/>
          <w:color w:val="444444"/>
          <w:szCs w:val="21"/>
          <w:lang w:eastAsia="zh-TW"/>
        </w:rPr>
        <w:t>、</w:t>
      </w:r>
      <w:r w:rsidRPr="004A239B">
        <w:rPr>
          <w:rFonts w:eastAsia="新細明體" w:hint="eastAsia"/>
          <w:color w:val="444444"/>
          <w:szCs w:val="21"/>
          <w:lang w:eastAsia="zh-TW"/>
        </w:rPr>
        <w:t>華泰</w:t>
      </w:r>
      <w:r>
        <w:rPr>
          <w:rFonts w:eastAsia="新細明體" w:hint="eastAsia"/>
          <w:color w:val="444444"/>
          <w:szCs w:val="21"/>
          <w:lang w:eastAsia="zh-TW"/>
        </w:rPr>
        <w:t>、平安科技、</w:t>
      </w:r>
      <w:r w:rsidRPr="004A239B">
        <w:rPr>
          <w:rFonts w:eastAsia="新細明體" w:hint="eastAsia"/>
          <w:color w:val="444444"/>
          <w:szCs w:val="21"/>
          <w:lang w:eastAsia="zh-TW"/>
        </w:rPr>
        <w:t>金證</w:t>
      </w:r>
      <w:r>
        <w:rPr>
          <w:rFonts w:eastAsia="新細明體" w:hint="eastAsia"/>
          <w:color w:val="444444"/>
          <w:szCs w:val="21"/>
          <w:lang w:eastAsia="zh-TW"/>
        </w:rPr>
        <w:t>、</w:t>
      </w:r>
      <w:proofErr w:type="spellStart"/>
      <w:r w:rsidRPr="004A239B">
        <w:rPr>
          <w:rFonts w:eastAsia="新細明體"/>
          <w:color w:val="444444"/>
          <w:szCs w:val="21"/>
          <w:lang w:eastAsia="zh-TW"/>
        </w:rPr>
        <w:t>Captical</w:t>
      </w:r>
      <w:proofErr w:type="spellEnd"/>
      <w:r w:rsidRPr="004A239B">
        <w:rPr>
          <w:rFonts w:eastAsia="新細明體"/>
          <w:color w:val="444444"/>
          <w:szCs w:val="21"/>
          <w:lang w:eastAsia="zh-TW"/>
        </w:rPr>
        <w:t xml:space="preserve"> One</w:t>
      </w:r>
      <w:r>
        <w:rPr>
          <w:rFonts w:eastAsia="新細明體" w:hint="eastAsia"/>
          <w:color w:val="444444"/>
          <w:szCs w:val="21"/>
          <w:lang w:eastAsia="zh-TW"/>
        </w:rPr>
        <w:t>、</w:t>
      </w:r>
      <w:proofErr w:type="spellStart"/>
      <w:r w:rsidRPr="004A239B">
        <w:rPr>
          <w:rFonts w:eastAsia="新細明體"/>
          <w:color w:val="444444"/>
          <w:szCs w:val="21"/>
          <w:lang w:eastAsia="zh-TW"/>
        </w:rPr>
        <w:t>Brevan</w:t>
      </w:r>
      <w:proofErr w:type="spellEnd"/>
      <w:r w:rsidRPr="004A239B">
        <w:rPr>
          <w:rFonts w:eastAsia="新細明體"/>
          <w:color w:val="444444"/>
          <w:szCs w:val="21"/>
          <w:lang w:eastAsia="zh-TW"/>
        </w:rPr>
        <w:t xml:space="preserve"> Howard</w:t>
      </w:r>
      <w:r>
        <w:rPr>
          <w:rFonts w:eastAsia="新細明體" w:hint="eastAsia"/>
          <w:color w:val="444444"/>
          <w:szCs w:val="21"/>
          <w:lang w:eastAsia="zh-TW"/>
        </w:rPr>
        <w:t>、</w:t>
      </w:r>
      <w:r w:rsidRPr="004A239B">
        <w:rPr>
          <w:rFonts w:eastAsia="新細明體"/>
          <w:color w:val="444444"/>
          <w:szCs w:val="21"/>
          <w:lang w:eastAsia="zh-TW"/>
        </w:rPr>
        <w:t>Kokomo Capital</w:t>
      </w:r>
      <w:r w:rsidRPr="004A239B">
        <w:rPr>
          <w:rFonts w:eastAsia="新細明體" w:hint="eastAsia"/>
          <w:color w:val="444444"/>
          <w:szCs w:val="21"/>
          <w:lang w:eastAsia="zh-TW"/>
        </w:rPr>
        <w:t>等。</w:t>
      </w:r>
    </w:p>
    <w:p w14:paraId="6FE88E83" w14:textId="0B443D05" w:rsidR="00EA7F28" w:rsidRPr="00EA7F28" w:rsidRDefault="00AF089A" w:rsidP="00EA7F28">
      <w:pPr>
        <w:pStyle w:val="1"/>
        <w:widowControl/>
        <w:adjustRightInd w:val="0"/>
        <w:snapToGrid w:val="0"/>
        <w:spacing w:before="100" w:beforeAutospacing="1" w:after="100" w:afterAutospacing="1" w:line="360" w:lineRule="auto"/>
        <w:ind w:firstLineChars="0"/>
        <w:jc w:val="left"/>
        <w:rPr>
          <w:color w:val="444444"/>
          <w:szCs w:val="21"/>
          <w:lang w:eastAsia="zh-TW"/>
        </w:rPr>
      </w:pPr>
      <w:r w:rsidRPr="0047658D">
        <w:rPr>
          <w:rFonts w:eastAsia="新細明體"/>
          <w:color w:val="444444"/>
          <w:szCs w:val="21"/>
          <w:lang w:eastAsia="zh-TW"/>
        </w:rPr>
        <w:t>FDT-AI</w:t>
      </w:r>
      <w:r w:rsidRPr="0047658D">
        <w:rPr>
          <w:rFonts w:eastAsia="新細明體" w:hint="eastAsia"/>
          <w:color w:val="444444"/>
          <w:szCs w:val="21"/>
          <w:lang w:eastAsia="zh-TW"/>
        </w:rPr>
        <w:t>公司的核心競爭力，是人工</w:t>
      </w:r>
      <w:r w:rsidR="00651E25">
        <w:rPr>
          <w:rFonts w:eastAsia="新細明體" w:hint="eastAsia"/>
          <w:color w:val="444444"/>
          <w:szCs w:val="21"/>
          <w:lang w:eastAsia="zh-TW"/>
        </w:rPr>
        <w:t>智能</w:t>
      </w:r>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等高科技技術和金融交易投資技術的充分結合，應用領域包括</w:t>
      </w:r>
      <w:r w:rsidR="00651E25">
        <w:rPr>
          <w:rFonts w:eastAsia="新細明體" w:hint="eastAsia"/>
          <w:color w:val="444444"/>
          <w:szCs w:val="21"/>
          <w:lang w:eastAsia="zh-TW"/>
        </w:rPr>
        <w:t>智能</w:t>
      </w:r>
      <w:r w:rsidRPr="0047658D">
        <w:rPr>
          <w:rFonts w:eastAsia="新細明體" w:hint="eastAsia"/>
          <w:color w:val="444444"/>
          <w:szCs w:val="21"/>
          <w:lang w:eastAsia="zh-TW"/>
        </w:rPr>
        <w:t>風控、</w:t>
      </w:r>
      <w:r w:rsidR="00651E25">
        <w:rPr>
          <w:rFonts w:eastAsia="新細明體" w:hint="eastAsia"/>
          <w:color w:val="444444"/>
          <w:szCs w:val="21"/>
          <w:lang w:eastAsia="zh-TW"/>
        </w:rPr>
        <w:t>智能</w:t>
      </w:r>
      <w:r w:rsidRPr="0047658D">
        <w:rPr>
          <w:rFonts w:eastAsia="新細明體" w:hint="eastAsia"/>
          <w:color w:val="444444"/>
          <w:szCs w:val="21"/>
          <w:lang w:eastAsia="zh-TW"/>
        </w:rPr>
        <w:t>教育、</w:t>
      </w:r>
      <w:r w:rsidR="00651E25">
        <w:rPr>
          <w:rFonts w:eastAsia="新細明體" w:hint="eastAsia"/>
          <w:color w:val="444444"/>
          <w:szCs w:val="21"/>
          <w:lang w:eastAsia="zh-TW"/>
        </w:rPr>
        <w:t>智能</w:t>
      </w:r>
      <w:r w:rsidRPr="0047658D">
        <w:rPr>
          <w:rFonts w:eastAsia="新細明體" w:hint="eastAsia"/>
          <w:color w:val="444444"/>
          <w:szCs w:val="21"/>
          <w:lang w:eastAsia="zh-TW"/>
        </w:rPr>
        <w:t>投資、</w:t>
      </w:r>
      <w:r w:rsidR="00651E25">
        <w:rPr>
          <w:rFonts w:eastAsia="新細明體" w:hint="eastAsia"/>
          <w:color w:val="444444"/>
          <w:szCs w:val="21"/>
          <w:lang w:eastAsia="zh-TW"/>
        </w:rPr>
        <w:t>智能</w:t>
      </w:r>
      <w:r w:rsidRPr="0047658D">
        <w:rPr>
          <w:rFonts w:eastAsia="新細明體" w:hint="eastAsia"/>
          <w:color w:val="444444"/>
          <w:szCs w:val="21"/>
          <w:lang w:eastAsia="zh-TW"/>
        </w:rPr>
        <w:t>交易等方面。</w:t>
      </w:r>
      <w:r w:rsidRPr="0047658D">
        <w:rPr>
          <w:rFonts w:eastAsia="新細明體"/>
          <w:color w:val="444444"/>
          <w:szCs w:val="21"/>
          <w:lang w:eastAsia="zh-TW"/>
        </w:rPr>
        <w:t>FDT-AI</w:t>
      </w:r>
      <w:r w:rsidRPr="0047658D">
        <w:rPr>
          <w:rFonts w:eastAsia="新細明體" w:hint="eastAsia"/>
          <w:color w:val="444444"/>
          <w:szCs w:val="21"/>
          <w:lang w:eastAsia="zh-TW"/>
        </w:rPr>
        <w:t>辦公室位於香港、深圳、上海、北京，詳細請見</w:t>
      </w:r>
      <w:r w:rsidR="00710F87">
        <w:fldChar w:fldCharType="begin"/>
      </w:r>
      <w:r w:rsidR="00710F87">
        <w:rPr>
          <w:lang w:eastAsia="zh-TW"/>
        </w:rPr>
        <w:instrText xml:space="preserve"> HYPERLINK "http://www.fdt.ai" </w:instrText>
      </w:r>
      <w:r w:rsidR="00710F87">
        <w:fldChar w:fldCharType="separate"/>
      </w:r>
      <w:r w:rsidRPr="0047658D">
        <w:rPr>
          <w:rStyle w:val="Hyperlink"/>
          <w:rFonts w:eastAsia="新細明體"/>
          <w:szCs w:val="21"/>
          <w:lang w:eastAsia="zh-TW"/>
        </w:rPr>
        <w:t>www.fdt.ai</w:t>
      </w:r>
      <w:r w:rsidR="00710F87">
        <w:rPr>
          <w:rStyle w:val="Hyperlink"/>
          <w:rFonts w:eastAsia="新細明體"/>
          <w:szCs w:val="21"/>
          <w:lang w:eastAsia="zh-TW"/>
        </w:rPr>
        <w:fldChar w:fldCharType="end"/>
      </w:r>
      <w:r w:rsidRPr="0047658D">
        <w:rPr>
          <w:rFonts w:eastAsia="新細明體" w:hint="eastAsia"/>
          <w:color w:val="444444"/>
          <w:szCs w:val="21"/>
          <w:lang w:eastAsia="zh-TW"/>
        </w:rPr>
        <w:t>。</w:t>
      </w:r>
      <w:r w:rsidR="00EA7F28">
        <w:rPr>
          <w:rFonts w:hint="eastAsia"/>
          <w:color w:val="444444"/>
          <w:szCs w:val="21"/>
          <w:lang w:eastAsia="zh-TW"/>
        </w:rPr>
        <w:t xml:space="preserve"> </w:t>
      </w:r>
    </w:p>
    <w:p w14:paraId="03BCBD1E" w14:textId="2D6CDB1B" w:rsidR="0062139C" w:rsidRPr="00420DBB" w:rsidRDefault="00AF089A" w:rsidP="00EA7F28">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color w:val="444444"/>
          <w:szCs w:val="21"/>
          <w:lang w:eastAsia="zh-TW"/>
        </w:rPr>
        <w:lastRenderedPageBreak/>
        <w:t>FDT</w:t>
      </w:r>
      <w:r w:rsidRPr="0047658D">
        <w:rPr>
          <w:rFonts w:eastAsia="新細明體" w:hint="eastAsia"/>
          <w:color w:val="444444"/>
          <w:szCs w:val="21"/>
          <w:lang w:eastAsia="zh-TW"/>
        </w:rPr>
        <w:t>於</w:t>
      </w:r>
      <w:r w:rsidRPr="0047658D">
        <w:rPr>
          <w:rFonts w:eastAsia="新細明體"/>
          <w:color w:val="444444"/>
          <w:szCs w:val="21"/>
          <w:lang w:eastAsia="zh-TW"/>
        </w:rPr>
        <w:t>2013</w:t>
      </w:r>
      <w:r w:rsidRPr="0047658D">
        <w:rPr>
          <w:rFonts w:eastAsia="新細明體" w:hint="eastAsia"/>
          <w:color w:val="444444"/>
          <w:szCs w:val="21"/>
          <w:lang w:eastAsia="zh-TW"/>
        </w:rPr>
        <w:t>年</w:t>
      </w:r>
      <w:r w:rsidRPr="0047658D">
        <w:rPr>
          <w:rFonts w:eastAsia="新細明體"/>
          <w:color w:val="444444"/>
          <w:szCs w:val="21"/>
          <w:lang w:eastAsia="zh-TW"/>
        </w:rPr>
        <w:t>9</w:t>
      </w:r>
      <w:r w:rsidRPr="0047658D">
        <w:rPr>
          <w:rFonts w:eastAsia="新細明體" w:hint="eastAsia"/>
          <w:color w:val="444444"/>
          <w:szCs w:val="21"/>
          <w:lang w:eastAsia="zh-TW"/>
        </w:rPr>
        <w:t>月在香港註冊成立</w:t>
      </w:r>
      <w:r w:rsidRPr="0047658D">
        <w:rPr>
          <w:rFonts w:ascii="Arial" w:eastAsia="新細明體" w:hAnsi="Arial" w:cs="Arial" w:hint="eastAsia"/>
          <w:color w:val="980000"/>
          <w:kern w:val="0"/>
          <w:sz w:val="22"/>
          <w:szCs w:val="22"/>
          <w:lang w:eastAsia="zh-TW"/>
        </w:rPr>
        <w:t>，</w:t>
      </w:r>
      <w:r w:rsidRPr="0047658D">
        <w:rPr>
          <w:rFonts w:eastAsia="新細明體" w:hint="eastAsia"/>
          <w:color w:val="444444"/>
          <w:szCs w:val="21"/>
          <w:lang w:eastAsia="zh-TW"/>
        </w:rPr>
        <w:t>致力於打造全球金融交易平臺和金融社交網路，並深度應用人工</w:t>
      </w:r>
      <w:r w:rsidR="00651E25">
        <w:rPr>
          <w:rFonts w:eastAsia="新細明體" w:hint="eastAsia"/>
          <w:color w:val="444444"/>
          <w:szCs w:val="21"/>
          <w:lang w:eastAsia="zh-TW"/>
        </w:rPr>
        <w:t>智能</w:t>
      </w:r>
      <w:r w:rsidRPr="0047658D">
        <w:rPr>
          <w:rFonts w:eastAsia="新細明體" w:hint="eastAsia"/>
          <w:color w:val="444444"/>
          <w:szCs w:val="21"/>
          <w:lang w:eastAsia="zh-TW"/>
        </w:rPr>
        <w:t>技術和大</w:t>
      </w:r>
      <w:r w:rsidRPr="002739A1">
        <w:rPr>
          <w:rFonts w:eastAsia="新細明體" w:hint="eastAsia"/>
          <w:color w:val="444444"/>
          <w:szCs w:val="21"/>
          <w:lang w:eastAsia="zh-TW"/>
        </w:rPr>
        <w:t>數據</w:t>
      </w:r>
      <w:r w:rsidRPr="0047658D">
        <w:rPr>
          <w:rFonts w:eastAsia="新細明體" w:hint="eastAsia"/>
          <w:color w:val="444444"/>
          <w:szCs w:val="21"/>
          <w:lang w:eastAsia="zh-TW"/>
        </w:rPr>
        <w:t>技術，以使用者的體驗為最高服務準則。</w:t>
      </w:r>
      <w:r w:rsidRPr="0047658D">
        <w:rPr>
          <w:rFonts w:eastAsia="新細明體"/>
          <w:color w:val="444444"/>
          <w:szCs w:val="21"/>
          <w:lang w:eastAsia="zh-TW"/>
        </w:rPr>
        <w:t>FDT</w:t>
      </w:r>
      <w:r w:rsidRPr="0047658D">
        <w:rPr>
          <w:rFonts w:eastAsia="新細明體" w:hint="eastAsia"/>
          <w:color w:val="444444"/>
          <w:szCs w:val="21"/>
          <w:lang w:eastAsia="zh-TW"/>
        </w:rPr>
        <w:t>的經營理念源於一個培養年輕金融交易人才的公益專案“</w:t>
      </w:r>
      <w:r w:rsidRPr="0047658D">
        <w:rPr>
          <w:rFonts w:eastAsia="新細明體"/>
          <w:color w:val="444444"/>
          <w:szCs w:val="21"/>
          <w:lang w:eastAsia="zh-TW"/>
        </w:rPr>
        <w:t>FDT</w:t>
      </w:r>
      <w:r w:rsidRPr="0047658D">
        <w:rPr>
          <w:rFonts w:eastAsia="新細明體" w:hint="eastAsia"/>
          <w:color w:val="444444"/>
          <w:szCs w:val="21"/>
          <w:lang w:eastAsia="zh-TW"/>
        </w:rPr>
        <w:t>金融創新工廠”，逐漸發展成一個以客戶為中心的利他型金融交易平臺和社交網路。</w:t>
      </w:r>
    </w:p>
    <w:p w14:paraId="2A0B08C1" w14:textId="5CE9F2F2" w:rsidR="00A05741" w:rsidRDefault="00AF089A" w:rsidP="00F87869">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總部位於香港，在深圳、上海、杭州設有辦公室，捐贈了牛津大學</w:t>
      </w:r>
      <w:r w:rsidRPr="0047658D">
        <w:rPr>
          <w:rFonts w:eastAsia="新細明體"/>
          <w:color w:val="444444"/>
          <w:szCs w:val="21"/>
          <w:lang w:eastAsia="zh-TW"/>
        </w:rPr>
        <w:t>NIE</w:t>
      </w:r>
      <w:r w:rsidRPr="0047658D">
        <w:rPr>
          <w:rFonts w:eastAsia="新細明體" w:hint="eastAsia"/>
          <w:color w:val="444444"/>
          <w:szCs w:val="21"/>
          <w:lang w:eastAsia="zh-TW"/>
        </w:rPr>
        <w:t>金融大</w:t>
      </w:r>
      <w:r w:rsidRPr="00CD2499">
        <w:rPr>
          <w:rFonts w:ascii="SimSun" w:eastAsia="新細明體" w:hAnsi="SimSun" w:hint="eastAsia"/>
          <w:color w:val="444444"/>
          <w:szCs w:val="21"/>
          <w:lang w:eastAsia="zh-TW"/>
        </w:rPr>
        <w:t>數據</w:t>
      </w:r>
      <w:r w:rsidRPr="0047658D">
        <w:rPr>
          <w:rFonts w:eastAsia="新細明體" w:hint="eastAsia"/>
          <w:color w:val="444444"/>
          <w:szCs w:val="21"/>
          <w:lang w:eastAsia="zh-TW"/>
        </w:rPr>
        <w:t>實驗室、清華大學</w:t>
      </w:r>
      <w:r w:rsidRPr="0047658D">
        <w:rPr>
          <w:rFonts w:eastAsia="新細明體"/>
          <w:color w:val="444444"/>
          <w:szCs w:val="21"/>
          <w:lang w:eastAsia="zh-TW"/>
        </w:rPr>
        <w:t>FDT</w:t>
      </w:r>
      <w:r w:rsidRPr="0047658D">
        <w:rPr>
          <w:rFonts w:eastAsia="新細明體" w:hint="eastAsia"/>
          <w:color w:val="444444"/>
          <w:szCs w:val="21"/>
          <w:lang w:eastAsia="zh-TW"/>
        </w:rPr>
        <w:t>金融創新實驗室、南京大學</w:t>
      </w:r>
      <w:r w:rsidRPr="0047658D">
        <w:rPr>
          <w:rFonts w:eastAsia="新細明體"/>
          <w:color w:val="444444"/>
          <w:szCs w:val="21"/>
          <w:lang w:eastAsia="zh-TW"/>
        </w:rPr>
        <w:t>FDT</w:t>
      </w:r>
      <w:r w:rsidRPr="0047658D">
        <w:rPr>
          <w:rFonts w:eastAsia="新細明體" w:hint="eastAsia"/>
          <w:color w:val="444444"/>
          <w:szCs w:val="21"/>
          <w:lang w:eastAsia="zh-TW"/>
        </w:rPr>
        <w:t>金融創新研究院、哥倫比亞大學</w:t>
      </w:r>
      <w:r w:rsidRPr="0047658D">
        <w:rPr>
          <w:rFonts w:eastAsia="新細明體"/>
          <w:color w:val="444444"/>
          <w:szCs w:val="21"/>
          <w:lang w:eastAsia="zh-TW"/>
        </w:rPr>
        <w:t>FDT</w:t>
      </w:r>
      <w:r w:rsidR="00651E25">
        <w:rPr>
          <w:rFonts w:eastAsia="新細明體" w:hint="eastAsia"/>
          <w:color w:val="444444"/>
          <w:szCs w:val="21"/>
          <w:lang w:eastAsia="zh-TW"/>
        </w:rPr>
        <w:t>智能</w:t>
      </w:r>
      <w:r w:rsidRPr="0047658D">
        <w:rPr>
          <w:rFonts w:eastAsia="新細明體" w:hint="eastAsia"/>
          <w:color w:val="444444"/>
          <w:szCs w:val="21"/>
          <w:lang w:eastAsia="zh-TW"/>
        </w:rPr>
        <w:t>資產管理中心等四個研究機構，同時戰略投資了若干有協同效應的金融科技企業，務求站在金融大資料和人工</w:t>
      </w:r>
      <w:r w:rsidR="00651E25">
        <w:rPr>
          <w:rFonts w:eastAsia="新細明體" w:hint="eastAsia"/>
          <w:color w:val="444444"/>
          <w:szCs w:val="21"/>
          <w:lang w:eastAsia="zh-TW"/>
        </w:rPr>
        <w:t>智能</w:t>
      </w:r>
      <w:r w:rsidRPr="0047658D">
        <w:rPr>
          <w:rFonts w:eastAsia="新細明體" w:hint="eastAsia"/>
          <w:color w:val="444444"/>
          <w:szCs w:val="21"/>
          <w:lang w:eastAsia="zh-TW"/>
        </w:rPr>
        <w:t>技術的前沿，整合科學研究和業界的優勢資源，持續不斷地為客戶帶來貼心的體驗和貼身的金融服務。詳細請見</w:t>
      </w:r>
      <w:hyperlink r:id="rId10" w:history="1">
        <w:r w:rsidRPr="0047658D">
          <w:rPr>
            <w:rStyle w:val="Hyperlink"/>
            <w:rFonts w:eastAsia="新細明體"/>
            <w:szCs w:val="21"/>
            <w:lang w:eastAsia="zh-TW"/>
          </w:rPr>
          <w:t>www.hkfdt.com</w:t>
        </w:r>
      </w:hyperlink>
      <w:r w:rsidRPr="0047658D">
        <w:rPr>
          <w:rFonts w:eastAsia="新細明體" w:hint="eastAsia"/>
          <w:color w:val="444444"/>
          <w:szCs w:val="21"/>
          <w:lang w:eastAsia="zh-TW"/>
        </w:rPr>
        <w:t>。</w:t>
      </w:r>
    </w:p>
    <w:p w14:paraId="045B91C9" w14:textId="161A09B4" w:rsidR="00A05741" w:rsidRDefault="00AF089A" w:rsidP="00A2734B">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hint="eastAsia"/>
          <w:color w:val="444444"/>
          <w:szCs w:val="21"/>
          <w:lang w:eastAsia="zh-TW"/>
        </w:rPr>
        <w:t>甲乙雙方經過前期接洽和現場參訪，為明確各方的權利義務關係，經協商一致，達成本戰略合作</w:t>
      </w:r>
      <w:r w:rsidR="00501F9B">
        <w:rPr>
          <w:rFonts w:eastAsia="新細明體" w:hint="eastAsia"/>
          <w:color w:val="444444"/>
          <w:szCs w:val="21"/>
          <w:lang w:eastAsia="zh-TW"/>
        </w:rPr>
        <w:t>協議</w:t>
      </w:r>
      <w:r w:rsidRPr="0047658D">
        <w:rPr>
          <w:rFonts w:eastAsia="新細明體" w:hint="eastAsia"/>
          <w:color w:val="444444"/>
          <w:szCs w:val="21"/>
          <w:lang w:eastAsia="zh-TW"/>
        </w:rPr>
        <w:t>。</w:t>
      </w:r>
    </w:p>
    <w:p w14:paraId="47F46BF0" w14:textId="1940F551"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合作宗旨</w:t>
      </w:r>
    </w:p>
    <w:p w14:paraId="06DDBE91" w14:textId="6C0FDA99"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甲乙雙方在合作中建立的互信、慣例與默契，是商業合作戰略夥伴關係的基礎，提高效率與共同發展是雙方合作的目標和根本利益。</w:t>
      </w:r>
    </w:p>
    <w:p w14:paraId="03E47521" w14:textId="60914FB7"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的基本原則是自願、雙贏、互惠互利、相互促進、共同發展、保守秘密</w:t>
      </w:r>
      <w:r w:rsidRPr="0047658D">
        <w:rPr>
          <w:rFonts w:eastAsia="新細明體"/>
          <w:color w:val="444444"/>
          <w:szCs w:val="21"/>
          <w:lang w:eastAsia="zh-TW"/>
        </w:rPr>
        <w:t xml:space="preserve"> </w:t>
      </w:r>
      <w:r w:rsidRPr="0047658D">
        <w:rPr>
          <w:rFonts w:eastAsia="新細明體" w:hint="eastAsia"/>
          <w:color w:val="444444"/>
          <w:szCs w:val="21"/>
          <w:lang w:eastAsia="zh-TW"/>
        </w:rPr>
        <w:t>。</w:t>
      </w:r>
    </w:p>
    <w:p w14:paraId="6E6E2C28" w14:textId="26B8D35E"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充分發揮雙方優勢，資源互補，形成獨特的競爭壁壘，共同發展業務和開拓市場。</w:t>
      </w:r>
    </w:p>
    <w:p w14:paraId="13A0EB14" w14:textId="7FFE1423"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雙方恪守本</w:t>
      </w:r>
      <w:r w:rsidR="00501F9B">
        <w:rPr>
          <w:rFonts w:eastAsia="新細明體" w:hint="eastAsia"/>
          <w:color w:val="444444"/>
          <w:szCs w:val="21"/>
          <w:lang w:eastAsia="zh-TW"/>
        </w:rPr>
        <w:t>協議</w:t>
      </w:r>
      <w:r w:rsidRPr="0047658D">
        <w:rPr>
          <w:rFonts w:eastAsia="新細明體" w:hint="eastAsia"/>
          <w:color w:val="444444"/>
          <w:szCs w:val="21"/>
          <w:lang w:eastAsia="zh-TW"/>
        </w:rPr>
        <w:t>與相關附加</w:t>
      </w:r>
      <w:r w:rsidR="00501F9B">
        <w:rPr>
          <w:rFonts w:eastAsia="新細明體" w:hint="eastAsia"/>
          <w:color w:val="444444"/>
          <w:szCs w:val="21"/>
          <w:lang w:eastAsia="zh-TW"/>
        </w:rPr>
        <w:t>協議</w:t>
      </w:r>
      <w:r w:rsidRPr="00CD2499">
        <w:rPr>
          <w:rFonts w:eastAsia="新細明體" w:hint="eastAsia"/>
          <w:color w:val="444444"/>
          <w:szCs w:val="21"/>
          <w:lang w:eastAsia="zh-TW"/>
        </w:rPr>
        <w:t>（如有）</w:t>
      </w:r>
      <w:r w:rsidRPr="0047658D">
        <w:rPr>
          <w:rFonts w:eastAsia="新細明體" w:hint="eastAsia"/>
          <w:color w:val="444444"/>
          <w:szCs w:val="21"/>
          <w:lang w:eastAsia="zh-TW"/>
        </w:rPr>
        <w:t>所作之承諾，確保雙方的共同利益，具體合作事項應按市場化方式運作。</w:t>
      </w:r>
    </w:p>
    <w:p w14:paraId="1F670B26" w14:textId="2BE13A6E" w:rsidR="00A05741" w:rsidRDefault="00AF089A" w:rsidP="0001746B">
      <w:pPr>
        <w:numPr>
          <w:ilvl w:val="0"/>
          <w:numId w:val="15"/>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應是雙方今後長期合作的指導性</w:t>
      </w:r>
      <w:r w:rsidRPr="00CD2499">
        <w:rPr>
          <w:rFonts w:eastAsia="新細明體" w:hint="eastAsia"/>
          <w:color w:val="444444"/>
          <w:szCs w:val="21"/>
          <w:lang w:eastAsia="zh-TW"/>
        </w:rPr>
        <w:t>文</w:t>
      </w:r>
      <w:r w:rsidRPr="0047658D">
        <w:rPr>
          <w:rFonts w:eastAsia="新細明體" w:hint="eastAsia"/>
          <w:color w:val="444444"/>
          <w:szCs w:val="21"/>
          <w:lang w:eastAsia="zh-TW"/>
        </w:rPr>
        <w:t>檔，也是雙方簽訂其他合作</w:t>
      </w:r>
      <w:r w:rsidR="00501F9B">
        <w:rPr>
          <w:rFonts w:eastAsia="新細明體" w:hint="eastAsia"/>
          <w:color w:val="444444"/>
          <w:szCs w:val="21"/>
          <w:lang w:eastAsia="zh-TW"/>
        </w:rPr>
        <w:t>協議</w:t>
      </w:r>
      <w:r w:rsidRPr="0047658D">
        <w:rPr>
          <w:rFonts w:eastAsia="新細明體" w:hint="eastAsia"/>
          <w:color w:val="444444"/>
          <w:szCs w:val="21"/>
          <w:lang w:eastAsia="zh-TW"/>
        </w:rPr>
        <w:t>的基礎。</w:t>
      </w:r>
    </w:p>
    <w:p w14:paraId="4F238313" w14:textId="77777777" w:rsidR="00A05741" w:rsidRDefault="00A05741">
      <w:pPr>
        <w:spacing w:line="360" w:lineRule="auto"/>
        <w:ind w:left="425"/>
        <w:rPr>
          <w:color w:val="444444"/>
          <w:szCs w:val="21"/>
          <w:lang w:eastAsia="zh-TW"/>
        </w:rPr>
      </w:pPr>
    </w:p>
    <w:p w14:paraId="20685AAD" w14:textId="2837A63B"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合作方向</w:t>
      </w:r>
    </w:p>
    <w:p w14:paraId="2AE78C36" w14:textId="7A8B6314" w:rsidR="00E37EEA" w:rsidRPr="00445B5F" w:rsidRDefault="00AF089A" w:rsidP="00E37EEA">
      <w:pPr>
        <w:pStyle w:val="1"/>
        <w:spacing w:line="360" w:lineRule="auto"/>
        <w:ind w:left="435" w:firstLineChars="0" w:firstLine="0"/>
        <w:rPr>
          <w:bCs/>
          <w:color w:val="444444"/>
          <w:szCs w:val="21"/>
          <w:lang w:eastAsia="zh-TW"/>
        </w:rPr>
      </w:pPr>
      <w:r w:rsidRPr="0047658D">
        <w:rPr>
          <w:rFonts w:eastAsia="新細明體" w:hint="eastAsia"/>
          <w:bCs/>
          <w:color w:val="444444"/>
          <w:szCs w:val="21"/>
          <w:lang w:eastAsia="zh-TW"/>
        </w:rPr>
        <w:t>雙方的合作包括但不只限於這些領域（具體的合作</w:t>
      </w:r>
      <w:r w:rsidR="00501F9B">
        <w:rPr>
          <w:rFonts w:eastAsia="新細明體" w:hint="eastAsia"/>
          <w:bCs/>
          <w:color w:val="444444"/>
          <w:szCs w:val="21"/>
          <w:lang w:eastAsia="zh-TW"/>
        </w:rPr>
        <w:t>協議</w:t>
      </w:r>
      <w:r w:rsidRPr="0047658D">
        <w:rPr>
          <w:rFonts w:eastAsia="新細明體" w:hint="eastAsia"/>
          <w:bCs/>
          <w:color w:val="444444"/>
          <w:szCs w:val="21"/>
          <w:lang w:eastAsia="zh-TW"/>
        </w:rPr>
        <w:t>單獨制定）：</w:t>
      </w:r>
    </w:p>
    <w:p w14:paraId="22F6EE59" w14:textId="3BA4DAB8" w:rsidR="00AC5FE8" w:rsidRDefault="002739A1">
      <w:pPr>
        <w:numPr>
          <w:ilvl w:val="0"/>
          <w:numId w:val="5"/>
        </w:numPr>
        <w:spacing w:line="360" w:lineRule="auto"/>
        <w:rPr>
          <w:color w:val="444444"/>
          <w:szCs w:val="21"/>
          <w:lang w:eastAsia="zh-TW"/>
        </w:rPr>
      </w:pPr>
      <w:r w:rsidRPr="002739A1">
        <w:rPr>
          <w:rFonts w:eastAsia="新細明體" w:hint="eastAsia"/>
          <w:bCs/>
          <w:color w:val="444444"/>
          <w:szCs w:val="21"/>
          <w:lang w:eastAsia="zh-TW"/>
        </w:rPr>
        <w:t>智能</w:t>
      </w:r>
      <w:r w:rsidR="00AF089A" w:rsidRPr="002739A1">
        <w:rPr>
          <w:rFonts w:eastAsia="新細明體" w:hint="eastAsia"/>
          <w:bCs/>
          <w:color w:val="444444"/>
          <w:szCs w:val="21"/>
          <w:lang w:eastAsia="zh-TW"/>
        </w:rPr>
        <w:t>個</w:t>
      </w:r>
      <w:r w:rsidR="00AF089A" w:rsidRPr="0047658D">
        <w:rPr>
          <w:rFonts w:eastAsia="新細明體" w:hint="eastAsia"/>
          <w:color w:val="444444"/>
          <w:szCs w:val="21"/>
          <w:lang w:eastAsia="zh-TW"/>
        </w:rPr>
        <w:t>性化投資研究服務</w:t>
      </w:r>
    </w:p>
    <w:p w14:paraId="78855FA7" w14:textId="3CE04DE7" w:rsidR="003A24FE" w:rsidRPr="002739A1" w:rsidRDefault="00AF089A" w:rsidP="003A24FE">
      <w:pPr>
        <w:spacing w:line="360" w:lineRule="auto"/>
        <w:ind w:firstLine="420"/>
        <w:rPr>
          <w:rFonts w:eastAsia="新細明體"/>
          <w:color w:val="444444"/>
          <w:szCs w:val="21"/>
          <w:lang w:eastAsia="zh-TW"/>
        </w:rPr>
      </w:pPr>
      <w:r w:rsidRPr="0047658D">
        <w:rPr>
          <w:rFonts w:eastAsia="新細明體" w:hint="eastAsia"/>
          <w:color w:val="444444"/>
          <w:szCs w:val="21"/>
          <w:lang w:eastAsia="zh-TW"/>
        </w:rPr>
        <w:t>投資研究是投資交易活動中十分重要的一個環節，可以說深入全面的投資研究為成功的投資活動奠定了基礎並且提供了方向。而且高效的投資研究可以提升參與者對投資活動的認識和成功率，從而逐漸提高投資者的興趣和活躍度。但是，建立完善的投資研究環境是一個需要巨大前期投入的工作，不僅需要相當的計算設施和全面的金融資料，針對不同的投資邏輯，也需要有針對性的開發支援其研究的各類資料處理和分析。</w:t>
      </w:r>
      <w:r w:rsidRPr="0047658D">
        <w:rPr>
          <w:rFonts w:eastAsia="新細明體"/>
          <w:color w:val="444444"/>
          <w:szCs w:val="21"/>
          <w:lang w:eastAsia="zh-TW"/>
        </w:rPr>
        <w:t>FDT-AI</w:t>
      </w:r>
      <w:r>
        <w:rPr>
          <w:rFonts w:eastAsia="新細明體" w:hint="eastAsia"/>
          <w:color w:val="444444"/>
          <w:szCs w:val="21"/>
          <w:lang w:eastAsia="zh-TW"/>
        </w:rPr>
        <w:t>特有的大</w:t>
      </w:r>
      <w:r w:rsidRPr="002739A1">
        <w:rPr>
          <w:rFonts w:eastAsia="新細明體" w:hint="eastAsia"/>
          <w:color w:val="444444"/>
          <w:szCs w:val="21"/>
          <w:lang w:eastAsia="zh-TW"/>
        </w:rPr>
        <w:t>數據</w:t>
      </w:r>
      <w:r w:rsidRPr="0047658D">
        <w:rPr>
          <w:rFonts w:eastAsia="新細明體" w:hint="eastAsia"/>
          <w:color w:val="444444"/>
          <w:szCs w:val="21"/>
          <w:lang w:eastAsia="zh-TW"/>
        </w:rPr>
        <w:t>及</w:t>
      </w:r>
      <w:r w:rsidR="0047658D"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技術旨在提供基於用戶理解的個性化投資研究服務。</w:t>
      </w:r>
    </w:p>
    <w:p w14:paraId="412B0207" w14:textId="3B18316B" w:rsidR="00362944" w:rsidRDefault="00AF089A" w:rsidP="003A24FE">
      <w:pPr>
        <w:numPr>
          <w:ilvl w:val="1"/>
          <w:numId w:val="5"/>
        </w:numPr>
        <w:spacing w:line="360" w:lineRule="auto"/>
        <w:rPr>
          <w:color w:val="444444"/>
          <w:szCs w:val="21"/>
        </w:rPr>
      </w:pPr>
      <w:r w:rsidRPr="0047658D">
        <w:rPr>
          <w:rFonts w:eastAsia="新細明體" w:hint="eastAsia"/>
          <w:color w:val="444444"/>
          <w:szCs w:val="21"/>
          <w:lang w:eastAsia="zh-TW"/>
        </w:rPr>
        <w:lastRenderedPageBreak/>
        <w:t>用戶的深入性理解</w:t>
      </w:r>
    </w:p>
    <w:p w14:paraId="1BD6F346" w14:textId="488A56CB" w:rsidR="00AC5FE8" w:rsidRDefault="00AF089A" w:rsidP="00B6328E">
      <w:pPr>
        <w:spacing w:line="360" w:lineRule="auto"/>
        <w:ind w:left="425" w:firstLine="415"/>
        <w:rPr>
          <w:color w:val="444444"/>
          <w:szCs w:val="21"/>
          <w:lang w:eastAsia="zh-TW"/>
        </w:rPr>
        <w:pPrChange w:id="0" w:author="Microsoft Office User" w:date="2017-11-28T17:14:00Z">
          <w:pPr>
            <w:spacing w:line="360" w:lineRule="auto"/>
            <w:ind w:left="992"/>
          </w:pPr>
        </w:pPrChange>
      </w:pPr>
      <w:r w:rsidRPr="0047658D">
        <w:rPr>
          <w:rFonts w:eastAsia="新細明體"/>
          <w:color w:val="444444"/>
          <w:szCs w:val="21"/>
          <w:lang w:eastAsia="zh-TW"/>
        </w:rPr>
        <w:t>FDT-AI</w:t>
      </w:r>
      <w:r w:rsidRPr="0047658D">
        <w:rPr>
          <w:rFonts w:eastAsia="新細明體" w:hint="eastAsia"/>
          <w:color w:val="444444"/>
          <w:szCs w:val="21"/>
          <w:lang w:eastAsia="zh-TW"/>
        </w:rPr>
        <w:t>已經開發了</w:t>
      </w:r>
      <w:r w:rsidRPr="0047658D">
        <w:rPr>
          <w:rFonts w:eastAsia="新細明體"/>
          <w:color w:val="444444"/>
          <w:szCs w:val="21"/>
          <w:lang w:eastAsia="zh-TW"/>
        </w:rPr>
        <w:t>FDTScore</w:t>
      </w:r>
      <w:r w:rsidRPr="0047658D">
        <w:rPr>
          <w:rFonts w:eastAsia="新細明體" w:hint="eastAsia"/>
          <w:color w:val="444444"/>
          <w:szCs w:val="21"/>
          <w:lang w:eastAsia="zh-TW"/>
        </w:rPr>
        <w:t>產品，核心技術是基於</w:t>
      </w:r>
      <w:r w:rsidR="0047658D"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、行為金融學的有機結合，基於投資者過往的交易記錄，對使用者做多維度的刻畫，完善用戶畫像，從而實現對使用者交易風險和盈利能力的全方位把握。雙方可以將</w:t>
      </w:r>
      <w:r w:rsidRPr="0047658D">
        <w:rPr>
          <w:rFonts w:eastAsia="新細明體"/>
          <w:color w:val="444444"/>
          <w:szCs w:val="21"/>
          <w:lang w:eastAsia="zh-TW"/>
        </w:rPr>
        <w:t>FDTScore</w:t>
      </w:r>
      <w:r w:rsidRPr="0047658D">
        <w:rPr>
          <w:rFonts w:eastAsia="新細明體" w:hint="eastAsia"/>
          <w:color w:val="444444"/>
          <w:szCs w:val="21"/>
          <w:lang w:eastAsia="zh-TW"/>
        </w:rPr>
        <w:t>應用於交銀國際的業務場景，同時做定制化開發和升級，</w:t>
      </w:r>
      <w:r w:rsidRPr="0047658D">
        <w:rPr>
          <w:rFonts w:eastAsia="新細明體"/>
          <w:color w:val="444444"/>
          <w:szCs w:val="21"/>
          <w:lang w:eastAsia="zh-TW"/>
        </w:rPr>
        <w:t xml:space="preserve"> </w:t>
      </w:r>
      <w:r w:rsidRPr="0047658D">
        <w:rPr>
          <w:rFonts w:eastAsia="新細明體" w:hint="eastAsia"/>
          <w:color w:val="444444"/>
          <w:szCs w:val="21"/>
          <w:lang w:eastAsia="zh-TW"/>
        </w:rPr>
        <w:t>在幫助公司瞭解投資者用戶的同時，為每個用戶提供</w:t>
      </w:r>
      <w:r w:rsidR="00651E25">
        <w:rPr>
          <w:rFonts w:eastAsia="新細明體" w:hint="eastAsia"/>
          <w:color w:val="444444"/>
          <w:szCs w:val="21"/>
          <w:lang w:eastAsia="zh-TW"/>
        </w:rPr>
        <w:t>智能</w:t>
      </w:r>
      <w:r w:rsidRPr="0047658D">
        <w:rPr>
          <w:rFonts w:eastAsia="新細明體" w:hint="eastAsia"/>
          <w:color w:val="444444"/>
          <w:szCs w:val="21"/>
          <w:lang w:eastAsia="zh-TW"/>
        </w:rPr>
        <w:t>化、個性化、千人千面的服務，從而提升交銀國際的業務增值能力。</w:t>
      </w:r>
    </w:p>
    <w:p w14:paraId="6FC6AAD6" w14:textId="2C188478" w:rsidR="00847708" w:rsidRDefault="00AF089A">
      <w:pPr>
        <w:numPr>
          <w:ilvl w:val="1"/>
          <w:numId w:val="5"/>
        </w:numPr>
        <w:spacing w:line="360" w:lineRule="auto"/>
        <w:rPr>
          <w:color w:val="444444"/>
          <w:szCs w:val="21"/>
        </w:rPr>
      </w:pPr>
      <w:r w:rsidRPr="0047658D">
        <w:rPr>
          <w:rFonts w:eastAsia="新細明體" w:hint="eastAsia"/>
          <w:color w:val="444444"/>
          <w:szCs w:val="21"/>
          <w:lang w:eastAsia="zh-TW"/>
        </w:rPr>
        <w:t>個性化的投資研究推薦</w:t>
      </w:r>
    </w:p>
    <w:p w14:paraId="432CC691" w14:textId="27B8F1B5" w:rsidR="005B13C9" w:rsidRDefault="00AF089A" w:rsidP="005B13C9">
      <w:pPr>
        <w:spacing w:line="360" w:lineRule="auto"/>
        <w:ind w:left="480" w:firstLine="360"/>
        <w:rPr>
          <w:color w:val="444444"/>
          <w:szCs w:val="21"/>
          <w:lang w:eastAsia="zh-TW"/>
        </w:rPr>
      </w:pPr>
      <w:r w:rsidRPr="0047658D">
        <w:rPr>
          <w:rFonts w:eastAsia="新細明體" w:hint="eastAsia"/>
          <w:color w:val="444444"/>
          <w:szCs w:val="21"/>
          <w:lang w:eastAsia="zh-TW"/>
        </w:rPr>
        <w:t>基於</w:t>
      </w:r>
      <w:r w:rsidRPr="0047658D">
        <w:rPr>
          <w:rFonts w:eastAsia="新細明體"/>
          <w:color w:val="444444"/>
          <w:szCs w:val="21"/>
          <w:lang w:eastAsia="zh-TW"/>
        </w:rPr>
        <w:t>FDTScore</w:t>
      </w:r>
      <w:r w:rsidRPr="0047658D">
        <w:rPr>
          <w:rFonts w:eastAsia="新細明體" w:hint="eastAsia"/>
          <w:color w:val="444444"/>
          <w:szCs w:val="21"/>
          <w:lang w:eastAsia="zh-TW"/>
        </w:rPr>
        <w:t>的個性化理解，投資者根據其使用者畫像，將得到其對應交易風格需要的投資研究及分析。具體包括但不限於經典形態分析、</w:t>
      </w:r>
      <w:r w:rsidR="00651E25">
        <w:rPr>
          <w:rFonts w:eastAsia="新細明體" w:hint="eastAsia"/>
          <w:color w:val="444444"/>
          <w:szCs w:val="21"/>
          <w:lang w:eastAsia="zh-TW"/>
        </w:rPr>
        <w:t>智能</w:t>
      </w:r>
      <w:r w:rsidRPr="0047658D">
        <w:rPr>
          <w:rFonts w:eastAsia="新細明體" w:hint="eastAsia"/>
          <w:color w:val="444444"/>
          <w:szCs w:val="21"/>
          <w:lang w:eastAsia="zh-TW"/>
        </w:rPr>
        <w:t>複盤回測、</w:t>
      </w:r>
      <w:r w:rsidRPr="002739A1">
        <w:rPr>
          <w:rFonts w:eastAsia="新細明體" w:hint="eastAsia"/>
          <w:color w:val="444444"/>
          <w:szCs w:val="21"/>
          <w:lang w:eastAsia="zh-TW"/>
        </w:rPr>
        <w:t>因數</w:t>
      </w:r>
      <w:r w:rsidRPr="0047658D">
        <w:rPr>
          <w:rFonts w:eastAsia="新細明體" w:hint="eastAsia"/>
          <w:color w:val="444444"/>
          <w:szCs w:val="21"/>
          <w:lang w:eastAsia="zh-TW"/>
        </w:rPr>
        <w:t>推薦等功能。</w:t>
      </w:r>
    </w:p>
    <w:p w14:paraId="05A49F9E" w14:textId="0CFDA08D" w:rsidR="005B13C9" w:rsidRPr="005B13C9" w:rsidRDefault="002739A1" w:rsidP="005B13C9">
      <w:pPr>
        <w:numPr>
          <w:ilvl w:val="0"/>
          <w:numId w:val="5"/>
        </w:numPr>
        <w:spacing w:line="360" w:lineRule="auto"/>
        <w:rPr>
          <w:color w:val="444444"/>
          <w:szCs w:val="21"/>
        </w:rPr>
      </w:pPr>
      <w:r>
        <w:rPr>
          <w:rFonts w:ascii="SimSun" w:hAnsi="SimSun" w:hint="eastAsia"/>
          <w:color w:val="444444"/>
          <w:szCs w:val="21"/>
          <w:lang w:eastAsia="zh-TW"/>
        </w:rPr>
        <w:t>智能</w:t>
      </w:r>
      <w:r w:rsidR="00AF089A" w:rsidRPr="0047658D">
        <w:rPr>
          <w:rFonts w:eastAsia="新細明體" w:hint="eastAsia"/>
          <w:color w:val="444444"/>
          <w:szCs w:val="21"/>
          <w:lang w:eastAsia="zh-TW"/>
        </w:rPr>
        <w:t>交易方面的合作</w:t>
      </w:r>
    </w:p>
    <w:p w14:paraId="178C2992" w14:textId="6DD028C6" w:rsidR="005B13C9" w:rsidRDefault="00AF089A" w:rsidP="00845777">
      <w:pPr>
        <w:spacing w:line="360" w:lineRule="auto"/>
        <w:ind w:firstLine="420"/>
        <w:rPr>
          <w:color w:val="444444"/>
          <w:szCs w:val="21"/>
          <w:lang w:eastAsia="zh-TW"/>
        </w:rPr>
        <w:pPrChange w:id="1" w:author="Microsoft Office User" w:date="2017-11-28T17:03:00Z">
          <w:pPr>
            <w:spacing w:line="360" w:lineRule="auto"/>
            <w:ind w:left="480"/>
          </w:pPr>
        </w:pPrChange>
      </w:pPr>
      <w:r w:rsidRPr="0052455A">
        <w:rPr>
          <w:rFonts w:eastAsia="新細明體" w:hint="eastAsia"/>
          <w:color w:val="444444"/>
          <w:szCs w:val="21"/>
          <w:lang w:eastAsia="zh-TW"/>
        </w:rPr>
        <w:t>人工</w:t>
      </w:r>
      <w:r w:rsidR="00FE554E" w:rsidRPr="00FE554E">
        <w:rPr>
          <w:rFonts w:eastAsia="新細明體" w:hint="eastAsia"/>
          <w:color w:val="444444"/>
          <w:szCs w:val="21"/>
          <w:lang w:eastAsia="zh-TW"/>
        </w:rPr>
        <w:t>智能</w:t>
      </w:r>
      <w:r w:rsidRPr="0047658D">
        <w:rPr>
          <w:rFonts w:eastAsia="新細明體" w:hint="eastAsia"/>
          <w:color w:val="444444"/>
          <w:szCs w:val="21"/>
          <w:lang w:eastAsia="zh-TW"/>
        </w:rPr>
        <w:t>技術在金融行業不僅可以有效的提升多個業務的效率，提高匹配程度，同時最頂尖的</w:t>
      </w:r>
      <w:r w:rsidRPr="0052455A">
        <w:rPr>
          <w:rFonts w:eastAsia="新細明體" w:hint="eastAsia"/>
          <w:color w:val="444444"/>
          <w:szCs w:val="21"/>
          <w:lang w:eastAsia="zh-TW"/>
        </w:rPr>
        <w:t>人工</w:t>
      </w:r>
      <w:r w:rsidR="00FE554E" w:rsidRPr="00FE554E">
        <w:rPr>
          <w:rFonts w:eastAsia="新細明體" w:hint="eastAsia"/>
          <w:color w:val="444444"/>
          <w:szCs w:val="21"/>
          <w:lang w:eastAsia="zh-TW"/>
        </w:rPr>
        <w:t>智能</w:t>
      </w:r>
      <w:r w:rsidRPr="0047658D">
        <w:rPr>
          <w:rFonts w:eastAsia="新細明體" w:hint="eastAsia"/>
          <w:color w:val="444444"/>
          <w:szCs w:val="21"/>
          <w:lang w:eastAsia="zh-TW"/>
        </w:rPr>
        <w:t>技術也已經被快速引入到交易層面的多個環節。面對市場的快速變化的海量資訊，</w:t>
      </w:r>
      <w:r w:rsidR="002739A1"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2739A1">
        <w:rPr>
          <w:rFonts w:eastAsia="新細明體" w:hint="eastAsia"/>
          <w:color w:val="444444"/>
          <w:szCs w:val="21"/>
          <w:lang w:eastAsia="zh-TW"/>
        </w:rPr>
        <w:t>和</w:t>
      </w:r>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，可以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、快速、準確的發現市場獲利機會，進行輔助人工的甚至全自動的交易，這就是所謂的</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交易系統，可以服務于券商的自營交易團隊，也可以服務于券商的外部專業客戶，目的是降低交易風險、提高利潤空間。</w:t>
      </w:r>
      <w:r w:rsidRPr="0047658D">
        <w:rPr>
          <w:rFonts w:eastAsia="新細明體"/>
          <w:color w:val="444444"/>
          <w:szCs w:val="21"/>
          <w:lang w:eastAsia="zh-TW"/>
        </w:rPr>
        <w:t>FDT-AI</w:t>
      </w:r>
      <w:r w:rsidRPr="0047658D">
        <w:rPr>
          <w:rFonts w:eastAsia="新細明體" w:hint="eastAsia"/>
          <w:color w:val="444444"/>
          <w:szCs w:val="21"/>
          <w:lang w:eastAsia="zh-TW"/>
        </w:rPr>
        <w:t>已經開發出</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交易的相關產品，具體來說，包含以下方面：</w:t>
      </w:r>
    </w:p>
    <w:p w14:paraId="77239037" w14:textId="33AD8639" w:rsid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經典形態分析及預測</w:t>
      </w:r>
    </w:p>
    <w:p w14:paraId="4CB34B28" w14:textId="06473800" w:rsidR="005B13C9" w:rsidRDefault="00AF089A" w:rsidP="00B6328E">
      <w:pPr>
        <w:spacing w:line="360" w:lineRule="auto"/>
        <w:ind w:firstLine="420"/>
        <w:rPr>
          <w:color w:val="444444"/>
          <w:szCs w:val="21"/>
          <w:lang w:eastAsia="zh-TW"/>
        </w:rPr>
        <w:pPrChange w:id="2" w:author="Microsoft Office User" w:date="2017-11-28T17:14:00Z">
          <w:pPr>
            <w:spacing w:line="360" w:lineRule="auto"/>
            <w:ind w:left="480"/>
          </w:pPr>
        </w:pPrChange>
      </w:pPr>
      <w:r w:rsidRPr="0047658D">
        <w:rPr>
          <w:rFonts w:eastAsia="新細明體" w:hint="eastAsia"/>
          <w:color w:val="444444"/>
          <w:szCs w:val="21"/>
          <w:lang w:eastAsia="zh-TW"/>
        </w:rPr>
        <w:t>儘管在投資領域中，有效市場的假說在不同的市場環境下仍然是學術界和實踐領域討論的熱點。但作為一種經久不衰的技術分析範式，經典形態的分析以及基於其的市場預測仍然在實踐中發揮著巨大的作用。</w:t>
      </w:r>
      <w:r w:rsidRPr="0047658D">
        <w:rPr>
          <w:rFonts w:eastAsia="新細明體"/>
          <w:color w:val="444444"/>
          <w:szCs w:val="21"/>
          <w:lang w:eastAsia="zh-TW"/>
        </w:rPr>
        <w:t>FDT-AI</w:t>
      </w:r>
      <w:r w:rsidRPr="0047658D">
        <w:rPr>
          <w:rFonts w:eastAsia="新細明體" w:hint="eastAsia"/>
          <w:color w:val="444444"/>
          <w:szCs w:val="21"/>
          <w:lang w:eastAsia="zh-TW"/>
        </w:rPr>
        <w:t>從大</w:t>
      </w:r>
      <w:r w:rsidRPr="002739A1">
        <w:rPr>
          <w:rFonts w:eastAsia="新細明體" w:hint="eastAsia"/>
          <w:color w:val="444444"/>
          <w:szCs w:val="21"/>
          <w:lang w:eastAsia="zh-TW"/>
        </w:rPr>
        <w:t>數據</w:t>
      </w:r>
      <w:r w:rsidRPr="0047658D">
        <w:rPr>
          <w:rFonts w:eastAsia="新細明體" w:hint="eastAsia"/>
          <w:color w:val="444444"/>
          <w:szCs w:val="21"/>
          <w:lang w:eastAsia="zh-TW"/>
        </w:rPr>
        <w:t>、模式識別和機器學習角度對此技術進行了重新刻畫，不僅加速了不同形態被定位的速度和準確性，同時利用（深度）機器學習技術對其在不同市場情況下的預測有效性進行了加強。結合不同投資策略的使用，該技術可以快速提高相對應的投資策略能力。</w:t>
      </w:r>
    </w:p>
    <w:p w14:paraId="5438BE76" w14:textId="6AADF43E" w:rsidR="005B13C9" w:rsidRP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資產流動性預測及資產相關性分析</w:t>
      </w:r>
    </w:p>
    <w:p w14:paraId="1FEF887D" w14:textId="2E7FED4E" w:rsidR="005B13C9" w:rsidRDefault="00AF089A" w:rsidP="005B13C9">
      <w:pPr>
        <w:numPr>
          <w:ilvl w:val="1"/>
          <w:numId w:val="5"/>
        </w:numPr>
        <w:spacing w:line="360" w:lineRule="auto"/>
        <w:rPr>
          <w:color w:val="444444"/>
          <w:szCs w:val="21"/>
        </w:rPr>
      </w:pPr>
      <w:r w:rsidRPr="0047658D">
        <w:rPr>
          <w:rFonts w:eastAsia="新細明體" w:hint="eastAsia"/>
          <w:color w:val="444444"/>
          <w:szCs w:val="21"/>
          <w:lang w:eastAsia="zh-TW"/>
        </w:rPr>
        <w:t>交易風險控制系統</w:t>
      </w:r>
    </w:p>
    <w:p w14:paraId="4353F229" w14:textId="53BC5B53" w:rsid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交易資源</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分配系統</w:t>
      </w:r>
    </w:p>
    <w:p w14:paraId="015893D2" w14:textId="36230E8A" w:rsidR="00E27154" w:rsidRDefault="00AF089A" w:rsidP="00B6328E">
      <w:pPr>
        <w:spacing w:line="360" w:lineRule="auto"/>
        <w:ind w:left="425" w:firstLine="415"/>
        <w:rPr>
          <w:color w:val="444444"/>
          <w:szCs w:val="21"/>
          <w:lang w:eastAsia="zh-TW"/>
        </w:rPr>
        <w:pPrChange w:id="3" w:author="Microsoft Office User" w:date="2017-11-28T17:14:00Z">
          <w:pPr>
            <w:spacing w:line="360" w:lineRule="auto"/>
            <w:ind w:left="992"/>
          </w:pPr>
        </w:pPrChange>
      </w:pPr>
      <w:r w:rsidRPr="0047658D">
        <w:rPr>
          <w:rFonts w:eastAsia="新細明體" w:hint="eastAsia"/>
          <w:color w:val="444444"/>
          <w:szCs w:val="21"/>
          <w:lang w:eastAsia="zh-TW"/>
        </w:rPr>
        <w:t>該功能可用於自營或其他交易團隊，針對資金、交易額等多個操盤領域的資源進行分配，用於提高整個團隊的收益。</w:t>
      </w:r>
    </w:p>
    <w:p w14:paraId="483D4535" w14:textId="4460357A" w:rsidR="00AC5FE8" w:rsidRDefault="00AF089A" w:rsidP="005B13C9">
      <w:pPr>
        <w:numPr>
          <w:ilvl w:val="1"/>
          <w:numId w:val="5"/>
        </w:numPr>
        <w:spacing w:line="360" w:lineRule="auto"/>
        <w:rPr>
          <w:color w:val="444444"/>
          <w:szCs w:val="21"/>
        </w:rPr>
      </w:pPr>
      <w:r w:rsidRPr="004062B4">
        <w:rPr>
          <w:rFonts w:eastAsia="新細明體" w:hint="eastAsia"/>
          <w:color w:val="444444"/>
          <w:szCs w:val="21"/>
          <w:lang w:eastAsia="zh-TW"/>
        </w:rPr>
        <w:t>智能</w:t>
      </w:r>
      <w:r w:rsidRPr="0047658D">
        <w:rPr>
          <w:rFonts w:eastAsia="新細明體" w:hint="eastAsia"/>
          <w:color w:val="444444"/>
          <w:szCs w:val="21"/>
          <w:lang w:eastAsia="zh-TW"/>
        </w:rPr>
        <w:t>下單系統</w:t>
      </w:r>
    </w:p>
    <w:p w14:paraId="6CC85A89" w14:textId="0AA3110B" w:rsidR="00E27154" w:rsidRPr="005B13C9" w:rsidRDefault="00AF089A" w:rsidP="00E27154">
      <w:pPr>
        <w:spacing w:line="360" w:lineRule="auto"/>
        <w:ind w:left="992"/>
        <w:rPr>
          <w:color w:val="444444"/>
          <w:szCs w:val="21"/>
          <w:lang w:eastAsia="zh-TW"/>
        </w:rPr>
      </w:pPr>
      <w:r w:rsidRPr="0047658D">
        <w:rPr>
          <w:rFonts w:eastAsia="新細明體" w:hint="eastAsia"/>
          <w:color w:val="444444"/>
          <w:szCs w:val="21"/>
          <w:lang w:eastAsia="zh-TW"/>
        </w:rPr>
        <w:lastRenderedPageBreak/>
        <w:t>針對量級較大的交易單，為了減小給標的帶來的價格衝擊，採用</w:t>
      </w:r>
      <w:r w:rsidR="0047658D" w:rsidRPr="0047658D">
        <w:rPr>
          <w:rFonts w:eastAsia="新細明體" w:hint="eastAsia"/>
          <w:color w:val="444444"/>
          <w:szCs w:val="21"/>
          <w:lang w:eastAsia="zh-TW"/>
        </w:rPr>
        <w:t>人工</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的演算法對市場變動進行強化學習，並動態進行拆單和下單操作。</w:t>
      </w:r>
    </w:p>
    <w:p w14:paraId="2D280B48" w14:textId="2CD19143" w:rsidR="00E37EEA" w:rsidRDefault="004062B4" w:rsidP="00E37EEA">
      <w:pPr>
        <w:numPr>
          <w:ilvl w:val="0"/>
          <w:numId w:val="5"/>
        </w:numPr>
        <w:spacing w:line="360" w:lineRule="auto"/>
        <w:rPr>
          <w:color w:val="444444"/>
          <w:szCs w:val="21"/>
        </w:rPr>
      </w:pPr>
      <w:r w:rsidRPr="004062B4">
        <w:rPr>
          <w:rFonts w:eastAsia="新細明體" w:hint="eastAsia"/>
          <w:color w:val="444444"/>
          <w:szCs w:val="21"/>
          <w:lang w:eastAsia="zh-TW"/>
        </w:rPr>
        <w:t>智能</w:t>
      </w:r>
      <w:r w:rsidR="00AF089A" w:rsidRPr="0047658D">
        <w:rPr>
          <w:rFonts w:eastAsia="新細明體" w:hint="eastAsia"/>
          <w:color w:val="444444"/>
          <w:szCs w:val="21"/>
          <w:lang w:eastAsia="zh-TW"/>
        </w:rPr>
        <w:t>資管方面的合作</w:t>
      </w:r>
    </w:p>
    <w:p w14:paraId="7B83E7D9" w14:textId="753C028E" w:rsidR="004C437F" w:rsidRPr="00597C8F" w:rsidRDefault="00AF089A" w:rsidP="00B6328E">
      <w:pPr>
        <w:spacing w:line="360" w:lineRule="auto"/>
        <w:ind w:firstLine="420"/>
        <w:rPr>
          <w:color w:val="444444"/>
          <w:szCs w:val="21"/>
          <w:lang w:eastAsia="zh-TW"/>
        </w:rPr>
        <w:pPrChange w:id="4" w:author="Microsoft Office User" w:date="2017-11-28T17:14:00Z">
          <w:pPr>
            <w:spacing w:line="360" w:lineRule="auto"/>
            <w:ind w:left="480"/>
          </w:pPr>
        </w:pPrChange>
      </w:pPr>
      <w:r w:rsidRPr="0047658D">
        <w:rPr>
          <w:rFonts w:eastAsia="新細明體" w:hint="eastAsia"/>
          <w:color w:val="444444"/>
          <w:szCs w:val="21"/>
          <w:lang w:eastAsia="zh-TW"/>
        </w:rPr>
        <w:t>資產管理快速發展，是未來幾年大中華市場的必然趨勢。傳統的投顧人力有限，遠遠不能滿足投資者快速增長的理財需求（尤其是中小客戶），而目前普通的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投顧（</w:t>
      </w:r>
      <w:proofErr w:type="spellStart"/>
      <w:r w:rsidRPr="0047658D">
        <w:rPr>
          <w:rFonts w:eastAsia="新細明體"/>
          <w:color w:val="444444"/>
          <w:szCs w:val="21"/>
          <w:lang w:eastAsia="zh-TW"/>
        </w:rPr>
        <w:t>robo</w:t>
      </w:r>
      <w:proofErr w:type="spellEnd"/>
      <w:r w:rsidRPr="0047658D">
        <w:rPr>
          <w:rFonts w:eastAsia="新細明體"/>
          <w:color w:val="444444"/>
          <w:szCs w:val="21"/>
          <w:lang w:eastAsia="zh-TW"/>
        </w:rPr>
        <w:t>-advisor</w:t>
      </w:r>
      <w:r w:rsidRPr="0047658D">
        <w:rPr>
          <w:rFonts w:eastAsia="新細明體" w:hint="eastAsia"/>
          <w:color w:val="444444"/>
          <w:szCs w:val="21"/>
          <w:lang w:eastAsia="zh-TW"/>
        </w:rPr>
        <w:t>），也只是解決了一些表面的用戶使用便捷性的問題，沒有解決深層次的資產管理核心問題，即對用戶的深入理解、對產品的深入理解。</w:t>
      </w:r>
      <w:r w:rsidRPr="0047658D">
        <w:rPr>
          <w:rFonts w:eastAsia="新細明體"/>
          <w:color w:val="444444"/>
          <w:szCs w:val="21"/>
          <w:lang w:eastAsia="zh-TW"/>
        </w:rPr>
        <w:t>FDT-AI</w:t>
      </w:r>
      <w:r w:rsidRPr="0047658D">
        <w:rPr>
          <w:rFonts w:eastAsia="新細明體" w:hint="eastAsia"/>
          <w:color w:val="444444"/>
          <w:szCs w:val="21"/>
          <w:lang w:eastAsia="zh-TW"/>
        </w:rPr>
        <w:t>已經開發出</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投顧產品，其核心特點是：基於</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監管科技中的對使用者和產品的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理解，進行動態最優化匹配和推薦。具體說來，包含以下方面：</w:t>
      </w:r>
    </w:p>
    <w:p w14:paraId="2A62CF5E" w14:textId="49A1ACD2" w:rsidR="00597C8F"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用戶理解，主要基於心理調查問卷、行為分析（</w:t>
      </w:r>
      <w:r w:rsidRPr="0047658D">
        <w:rPr>
          <w:rFonts w:eastAsia="新細明體"/>
          <w:color w:val="444444"/>
          <w:szCs w:val="21"/>
          <w:lang w:eastAsia="zh-TW"/>
        </w:rPr>
        <w:t>FDTScore</w:t>
      </w:r>
      <w:r w:rsidRPr="0047658D">
        <w:rPr>
          <w:rFonts w:eastAsia="新細明體" w:hint="eastAsia"/>
          <w:color w:val="444444"/>
          <w:szCs w:val="21"/>
          <w:lang w:eastAsia="zh-TW"/>
        </w:rPr>
        <w:t>）</w:t>
      </w:r>
    </w:p>
    <w:p w14:paraId="69FCADFD" w14:textId="3341D21F" w:rsidR="00597C8F"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產品理解，主要基於產品資訊、調倉記錄分析（</w:t>
      </w:r>
      <w:r w:rsidRPr="0047658D">
        <w:rPr>
          <w:rFonts w:eastAsia="新細明體"/>
          <w:color w:val="444444"/>
          <w:szCs w:val="21"/>
          <w:lang w:eastAsia="zh-TW"/>
        </w:rPr>
        <w:t>FDTScore</w:t>
      </w:r>
      <w:r w:rsidRPr="0047658D">
        <w:rPr>
          <w:rFonts w:eastAsia="新細明體" w:hint="eastAsia"/>
          <w:color w:val="444444"/>
          <w:szCs w:val="21"/>
          <w:lang w:eastAsia="zh-TW"/>
        </w:rPr>
        <w:t>）</w:t>
      </w:r>
    </w:p>
    <w:p w14:paraId="60D65215" w14:textId="3FA74A66" w:rsidR="00D938B6"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基於以上對使用者和產品的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理解，對使用者</w:t>
      </w:r>
      <w:r w:rsidRPr="0047658D">
        <w:rPr>
          <w:rFonts w:eastAsia="新細明體"/>
          <w:color w:val="444444"/>
          <w:szCs w:val="21"/>
          <w:lang w:eastAsia="zh-TW"/>
        </w:rPr>
        <w:t>-</w:t>
      </w:r>
      <w:r w:rsidRPr="0047658D">
        <w:rPr>
          <w:rFonts w:eastAsia="新細明體" w:hint="eastAsia"/>
          <w:color w:val="444444"/>
          <w:szCs w:val="21"/>
          <w:lang w:eastAsia="zh-TW"/>
        </w:rPr>
        <w:t>產品做</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的最優匹配，提高用戶滿意度，降低使用者</w:t>
      </w:r>
      <w:r w:rsidRPr="0047658D">
        <w:rPr>
          <w:rFonts w:eastAsia="新細明體"/>
          <w:color w:val="444444"/>
          <w:szCs w:val="21"/>
          <w:lang w:eastAsia="zh-TW"/>
        </w:rPr>
        <w:t>-</w:t>
      </w:r>
      <w:r w:rsidRPr="0047658D">
        <w:rPr>
          <w:rFonts w:eastAsia="新細明體" w:hint="eastAsia"/>
          <w:color w:val="444444"/>
          <w:szCs w:val="21"/>
          <w:lang w:eastAsia="zh-TW"/>
        </w:rPr>
        <w:t>產品錯配風險。</w:t>
      </w:r>
    </w:p>
    <w:p w14:paraId="27F52199" w14:textId="7C0DA97D" w:rsidR="00411D26"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投研分析</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產品，用</w:t>
      </w:r>
      <w:r w:rsidR="0047658D" w:rsidRPr="0047658D">
        <w:rPr>
          <w:rFonts w:eastAsia="新細明體" w:hint="eastAsia"/>
          <w:color w:val="444444"/>
          <w:szCs w:val="21"/>
          <w:lang w:eastAsia="zh-TW"/>
        </w:rPr>
        <w:t>人工</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技術，對結構化和非結構化的資料，進行深入挖掘和分析，為理財顧問和理財用戶，提供價值投資的幫助。</w:t>
      </w:r>
      <w:r w:rsidR="00BF0BF6">
        <w:rPr>
          <w:color w:val="444444"/>
          <w:szCs w:val="21"/>
          <w:lang w:eastAsia="zh-TW"/>
        </w:rPr>
        <w:t xml:space="preserve"> </w:t>
      </w:r>
    </w:p>
    <w:p w14:paraId="278805C1" w14:textId="332C14B3" w:rsidR="00565550" w:rsidRDefault="004062B4" w:rsidP="0070632B">
      <w:pPr>
        <w:numPr>
          <w:ilvl w:val="0"/>
          <w:numId w:val="5"/>
        </w:numPr>
        <w:spacing w:line="360" w:lineRule="auto"/>
        <w:rPr>
          <w:color w:val="444444"/>
          <w:szCs w:val="21"/>
        </w:rPr>
      </w:pPr>
      <w:r w:rsidRPr="004062B4">
        <w:rPr>
          <w:rFonts w:eastAsia="新細明體" w:hint="eastAsia"/>
          <w:color w:val="444444"/>
          <w:szCs w:val="21"/>
          <w:lang w:eastAsia="zh-TW"/>
        </w:rPr>
        <w:t>智能</w:t>
      </w:r>
      <w:r w:rsidR="00AF089A" w:rsidRPr="0047658D">
        <w:rPr>
          <w:rFonts w:eastAsia="新細明體" w:hint="eastAsia"/>
          <w:color w:val="444444"/>
          <w:szCs w:val="21"/>
          <w:lang w:eastAsia="zh-TW"/>
        </w:rPr>
        <w:t>助手方面的合作</w:t>
      </w:r>
    </w:p>
    <w:p w14:paraId="6939F3C0" w14:textId="3CFCCDFC" w:rsidR="00565550" w:rsidRDefault="00AF089A" w:rsidP="00B6328E">
      <w:pPr>
        <w:spacing w:line="360" w:lineRule="auto"/>
        <w:ind w:firstLine="420"/>
        <w:rPr>
          <w:color w:val="444444"/>
          <w:szCs w:val="21"/>
          <w:lang w:eastAsia="zh-TW"/>
        </w:rPr>
        <w:pPrChange w:id="5" w:author="Microsoft Office User" w:date="2017-11-28T17:14:00Z">
          <w:pPr>
            <w:spacing w:line="360" w:lineRule="auto"/>
            <w:ind w:left="480"/>
          </w:pPr>
        </w:pPrChange>
      </w:pPr>
      <w:r w:rsidRPr="0047658D">
        <w:rPr>
          <w:rFonts w:eastAsia="新細明體" w:hint="eastAsia"/>
          <w:color w:val="444444"/>
          <w:szCs w:val="21"/>
          <w:lang w:eastAsia="zh-TW"/>
        </w:rPr>
        <w:t>運用人工</w:t>
      </w:r>
      <w:r w:rsidR="00651E25">
        <w:rPr>
          <w:rFonts w:eastAsia="新細明體" w:hint="eastAsia"/>
          <w:color w:val="444444"/>
          <w:szCs w:val="21"/>
          <w:lang w:eastAsia="zh-TW"/>
        </w:rPr>
        <w:t>智能</w:t>
      </w:r>
      <w:r w:rsidRPr="0047658D">
        <w:rPr>
          <w:rFonts w:eastAsia="新細明體" w:hint="eastAsia"/>
          <w:color w:val="444444"/>
          <w:szCs w:val="21"/>
          <w:lang w:eastAsia="zh-TW"/>
        </w:rPr>
        <w:t>、自然語言理解、語音辨識、知識圖譜等技術，可以</w:t>
      </w:r>
      <w:r w:rsidR="004062B4" w:rsidRPr="004062B4">
        <w:rPr>
          <w:rFonts w:eastAsia="新細明體" w:hint="eastAsia"/>
          <w:color w:val="444444"/>
          <w:szCs w:val="21"/>
          <w:lang w:eastAsia="zh-TW"/>
        </w:rPr>
        <w:t>智能</w:t>
      </w:r>
      <w:r w:rsidRPr="004062B4">
        <w:rPr>
          <w:rFonts w:eastAsia="新細明體" w:hint="eastAsia"/>
          <w:color w:val="444444"/>
          <w:szCs w:val="21"/>
          <w:lang w:eastAsia="zh-TW"/>
        </w:rPr>
        <w:t>地</w:t>
      </w:r>
      <w:r w:rsidRPr="0047658D">
        <w:rPr>
          <w:rFonts w:eastAsia="新細明體" w:hint="eastAsia"/>
          <w:color w:val="444444"/>
          <w:szCs w:val="21"/>
          <w:lang w:eastAsia="zh-TW"/>
        </w:rPr>
        <w:t>、自動</w:t>
      </w:r>
      <w:r w:rsidRPr="004062B4">
        <w:rPr>
          <w:rFonts w:eastAsia="新細明體" w:hint="eastAsia"/>
          <w:color w:val="444444"/>
          <w:szCs w:val="21"/>
          <w:lang w:eastAsia="zh-TW"/>
        </w:rPr>
        <w:t>地</w:t>
      </w:r>
      <w:r w:rsidRPr="0047658D">
        <w:rPr>
          <w:rFonts w:eastAsia="新細明體" w:hint="eastAsia"/>
          <w:color w:val="444444"/>
          <w:szCs w:val="21"/>
          <w:lang w:eastAsia="zh-TW"/>
        </w:rPr>
        <w:t>服務於終端客戶，將整個公司業務，以虛擬機器人的方式，通過手機</w:t>
      </w:r>
      <w:r w:rsidRPr="0047658D">
        <w:rPr>
          <w:rFonts w:eastAsia="新細明體"/>
          <w:color w:val="444444"/>
          <w:szCs w:val="21"/>
          <w:lang w:eastAsia="zh-TW"/>
        </w:rPr>
        <w:t>APP</w:t>
      </w:r>
      <w:r w:rsidRPr="0047658D">
        <w:rPr>
          <w:rFonts w:eastAsia="新細明體" w:hint="eastAsia"/>
          <w:color w:val="444444"/>
          <w:szCs w:val="21"/>
          <w:lang w:eastAsia="zh-TW"/>
        </w:rPr>
        <w:t>，服務於終端客戶，目的是：提高服務品質、降低人力成本、提高科技體驗、優化內部業務結構和流程。</w:t>
      </w:r>
    </w:p>
    <w:p w14:paraId="5DDE43AB" w14:textId="2DC76D47" w:rsidR="00AC5FE8" w:rsidRDefault="00AF089A" w:rsidP="0070632B">
      <w:pPr>
        <w:numPr>
          <w:ilvl w:val="0"/>
          <w:numId w:val="5"/>
        </w:numPr>
        <w:spacing w:line="360" w:lineRule="auto"/>
        <w:rPr>
          <w:color w:val="444444"/>
          <w:szCs w:val="21"/>
        </w:rPr>
      </w:pPr>
      <w:r w:rsidRPr="0047658D">
        <w:rPr>
          <w:rFonts w:eastAsia="新細明體" w:hint="eastAsia"/>
          <w:color w:val="444444"/>
          <w:szCs w:val="21"/>
          <w:lang w:eastAsia="zh-TW"/>
        </w:rPr>
        <w:t>人才方面的合作</w:t>
      </w:r>
    </w:p>
    <w:p w14:paraId="7340C690" w14:textId="1AC0677F" w:rsidR="00411D26" w:rsidRDefault="00AF089A" w:rsidP="0070632B">
      <w:pPr>
        <w:numPr>
          <w:ilvl w:val="1"/>
          <w:numId w:val="5"/>
        </w:numPr>
        <w:spacing w:line="360" w:lineRule="auto"/>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目前和全國近</w:t>
      </w:r>
      <w:r w:rsidRPr="0047658D">
        <w:rPr>
          <w:rFonts w:eastAsia="新細明體"/>
          <w:color w:val="444444"/>
          <w:szCs w:val="21"/>
          <w:lang w:eastAsia="zh-TW"/>
        </w:rPr>
        <w:t>10</w:t>
      </w:r>
      <w:r w:rsidRPr="0047658D">
        <w:rPr>
          <w:rFonts w:eastAsia="新細明體" w:hint="eastAsia"/>
          <w:color w:val="444444"/>
          <w:szCs w:val="21"/>
          <w:lang w:eastAsia="zh-TW"/>
        </w:rPr>
        <w:t>所一流高校建立了</w:t>
      </w:r>
      <w:r w:rsidRPr="0047658D">
        <w:rPr>
          <w:rFonts w:eastAsia="新細明體"/>
          <w:color w:val="444444"/>
          <w:szCs w:val="21"/>
          <w:lang w:eastAsia="zh-TW"/>
        </w:rPr>
        <w:t>FDT</w:t>
      </w:r>
      <w:r w:rsidRPr="0047658D">
        <w:rPr>
          <w:rFonts w:eastAsia="新細明體" w:hint="eastAsia"/>
          <w:color w:val="444444"/>
          <w:szCs w:val="21"/>
          <w:lang w:eastAsia="zh-TW"/>
        </w:rPr>
        <w:t>金融創新工廠，吸引了近</w:t>
      </w:r>
      <w:r w:rsidRPr="0047658D">
        <w:rPr>
          <w:rFonts w:eastAsia="新細明體"/>
          <w:color w:val="444444"/>
          <w:szCs w:val="21"/>
          <w:lang w:eastAsia="zh-TW"/>
        </w:rPr>
        <w:t>100</w:t>
      </w:r>
      <w:r w:rsidRPr="0047658D">
        <w:rPr>
          <w:rFonts w:eastAsia="新細明體" w:hint="eastAsia"/>
          <w:color w:val="444444"/>
          <w:szCs w:val="21"/>
          <w:lang w:eastAsia="zh-TW"/>
        </w:rPr>
        <w:t>萬大學生參與高校公益金融實踐教育。而交銀國際作為香港的頂級中資券商，擁有獨特的優勢，雙方利用各自優勢，可以展開人才合作，即解決企業發展的人才瓶頸，又促進高校學生實踐教育和金融就業。</w:t>
      </w:r>
    </w:p>
    <w:p w14:paraId="0A54315D" w14:textId="1C6A9208" w:rsidR="00E82CAA"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活動形式，可以包含：交銀國際的金融專家給大學生講課分享實戰經驗，</w:t>
      </w:r>
      <w:r w:rsidRPr="0047658D">
        <w:rPr>
          <w:rFonts w:eastAsia="新細明體"/>
          <w:color w:val="444444"/>
          <w:szCs w:val="21"/>
          <w:lang w:eastAsia="zh-TW"/>
        </w:rPr>
        <w:t>FDT</w:t>
      </w:r>
      <w:r w:rsidRPr="0047658D">
        <w:rPr>
          <w:rFonts w:eastAsia="新細明體" w:hint="eastAsia"/>
          <w:color w:val="444444"/>
          <w:szCs w:val="21"/>
          <w:lang w:eastAsia="zh-TW"/>
        </w:rPr>
        <w:t>金融創新工廠向交銀國際推薦優秀的人才。</w:t>
      </w:r>
    </w:p>
    <w:p w14:paraId="1BE6A3C0" w14:textId="6F829A91" w:rsidR="00E37EEA" w:rsidRDefault="00AF089A" w:rsidP="0070632B">
      <w:pPr>
        <w:numPr>
          <w:ilvl w:val="0"/>
          <w:numId w:val="5"/>
        </w:numPr>
        <w:spacing w:line="360" w:lineRule="auto"/>
        <w:rPr>
          <w:color w:val="444444"/>
          <w:szCs w:val="21"/>
        </w:rPr>
      </w:pPr>
      <w:r w:rsidRPr="0047658D">
        <w:rPr>
          <w:rFonts w:eastAsia="新細明體" w:hint="eastAsia"/>
          <w:color w:val="444444"/>
          <w:szCs w:val="21"/>
          <w:lang w:eastAsia="zh-TW"/>
        </w:rPr>
        <w:t>科研方面的合作</w:t>
      </w:r>
      <w:r w:rsidRPr="0047658D">
        <w:rPr>
          <w:rFonts w:eastAsia="新細明體"/>
          <w:color w:val="444444"/>
          <w:szCs w:val="21"/>
          <w:lang w:eastAsia="zh-TW"/>
        </w:rPr>
        <w:tab/>
      </w:r>
    </w:p>
    <w:p w14:paraId="71E31E91" w14:textId="7A1854D2" w:rsidR="007D7FEC" w:rsidRDefault="00AF089A" w:rsidP="0070632B">
      <w:pPr>
        <w:numPr>
          <w:ilvl w:val="1"/>
          <w:numId w:val="5"/>
        </w:numPr>
        <w:spacing w:line="360" w:lineRule="auto"/>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目前已經建立了牛津大學</w:t>
      </w:r>
      <w:r w:rsidRPr="0047658D">
        <w:rPr>
          <w:rFonts w:eastAsia="新細明體"/>
          <w:color w:val="444444"/>
          <w:szCs w:val="21"/>
          <w:lang w:eastAsia="zh-TW"/>
        </w:rPr>
        <w:t>NIE</w:t>
      </w:r>
      <w:r w:rsidRPr="0047658D">
        <w:rPr>
          <w:rFonts w:eastAsia="新細明體" w:hint="eastAsia"/>
          <w:color w:val="444444"/>
          <w:szCs w:val="21"/>
          <w:lang w:eastAsia="zh-TW"/>
        </w:rPr>
        <w:t>金融大資料實驗室、清華大學</w:t>
      </w:r>
      <w:r w:rsidRPr="0047658D">
        <w:rPr>
          <w:rFonts w:eastAsia="新細明體"/>
          <w:color w:val="444444"/>
          <w:szCs w:val="21"/>
          <w:lang w:eastAsia="zh-TW"/>
        </w:rPr>
        <w:t>FDT</w:t>
      </w:r>
      <w:r w:rsidRPr="0047658D">
        <w:rPr>
          <w:rFonts w:eastAsia="新細明體" w:hint="eastAsia"/>
          <w:color w:val="444444"/>
          <w:szCs w:val="21"/>
          <w:lang w:eastAsia="zh-TW"/>
        </w:rPr>
        <w:t>金融創新實驗室、南京大學</w:t>
      </w:r>
      <w:r w:rsidRPr="0047658D">
        <w:rPr>
          <w:rFonts w:eastAsia="新細明體"/>
          <w:color w:val="444444"/>
          <w:szCs w:val="21"/>
          <w:lang w:eastAsia="zh-TW"/>
        </w:rPr>
        <w:t>FDT</w:t>
      </w:r>
      <w:r w:rsidRPr="0047658D">
        <w:rPr>
          <w:rFonts w:eastAsia="新細明體" w:hint="eastAsia"/>
          <w:color w:val="444444"/>
          <w:szCs w:val="21"/>
          <w:lang w:eastAsia="zh-TW"/>
        </w:rPr>
        <w:t>金融創新研究院、哥倫比亞大學</w:t>
      </w:r>
      <w:r w:rsidRPr="0047658D">
        <w:rPr>
          <w:rFonts w:eastAsia="新細明體"/>
          <w:color w:val="444444"/>
          <w:szCs w:val="21"/>
          <w:lang w:eastAsia="zh-TW"/>
        </w:rPr>
        <w:t>FDT</w:t>
      </w:r>
      <w:r w:rsidR="00651E25">
        <w:rPr>
          <w:rFonts w:eastAsia="新細明體" w:hint="eastAsia"/>
          <w:color w:val="444444"/>
          <w:szCs w:val="21"/>
          <w:lang w:eastAsia="zh-TW"/>
        </w:rPr>
        <w:t>智能</w:t>
      </w:r>
      <w:r w:rsidRPr="0047658D">
        <w:rPr>
          <w:rFonts w:eastAsia="新細明體" w:hint="eastAsia"/>
          <w:color w:val="444444"/>
          <w:szCs w:val="21"/>
          <w:lang w:eastAsia="zh-TW"/>
        </w:rPr>
        <w:t>資產管理中心等四個研究機構。而交銀國際代表著香港中資證券公司的一流行業水準，不但具</w:t>
      </w:r>
      <w:r w:rsidRPr="0047658D">
        <w:rPr>
          <w:rFonts w:eastAsia="新細明體" w:hint="eastAsia"/>
          <w:color w:val="444444"/>
          <w:szCs w:val="21"/>
          <w:lang w:eastAsia="zh-TW"/>
        </w:rPr>
        <w:lastRenderedPageBreak/>
        <w:t>有行業前瞻性的視野，而且有實際問題和具體需求，雙方展開合作，通過產學研的充分結合，來共同推動中國</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金融科技的發展。</w:t>
      </w:r>
    </w:p>
    <w:p w14:paraId="04ED8FFF" w14:textId="77777777" w:rsidR="006860A2" w:rsidRDefault="006860A2">
      <w:pPr>
        <w:ind w:firstLineChars="450" w:firstLine="945"/>
        <w:rPr>
          <w:color w:val="444444"/>
          <w:szCs w:val="21"/>
          <w:lang w:eastAsia="zh-TW"/>
        </w:rPr>
      </w:pPr>
    </w:p>
    <w:p w14:paraId="4B17D7E5" w14:textId="3C6F5C79" w:rsidR="00573837" w:rsidRPr="00E049C8" w:rsidRDefault="00AF089A" w:rsidP="004062B4">
      <w:pPr>
        <w:pStyle w:val="1"/>
        <w:numPr>
          <w:ilvl w:val="0"/>
          <w:numId w:val="7"/>
        </w:numPr>
        <w:spacing w:line="360" w:lineRule="auto"/>
        <w:ind w:firstLineChars="0"/>
        <w:rPr>
          <w:b/>
          <w:bCs/>
          <w:color w:val="444444"/>
          <w:szCs w:val="21"/>
        </w:rPr>
      </w:pPr>
      <w:r w:rsidRPr="004062B4">
        <w:rPr>
          <w:rFonts w:eastAsia="新細明體" w:hint="eastAsia"/>
          <w:b/>
          <w:bCs/>
          <w:color w:val="444444"/>
          <w:szCs w:val="21"/>
          <w:lang w:eastAsia="zh-TW"/>
        </w:rPr>
        <w:t>知識產權</w:t>
      </w:r>
      <w:r w:rsidRPr="0047658D">
        <w:rPr>
          <w:rFonts w:eastAsia="新細明體" w:hint="eastAsia"/>
          <w:b/>
          <w:bCs/>
          <w:color w:val="444444"/>
          <w:szCs w:val="21"/>
          <w:lang w:eastAsia="zh-TW"/>
        </w:rPr>
        <w:t>保護</w:t>
      </w:r>
    </w:p>
    <w:p w14:paraId="523557ED" w14:textId="7DDAF032" w:rsidR="00E049C8" w:rsidRDefault="00AF089A" w:rsidP="00FE6DC3">
      <w:pPr>
        <w:pStyle w:val="ListParagraph"/>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基本的原則是，雙方互相充分尊重</w:t>
      </w:r>
      <w:r w:rsidRPr="004062B4">
        <w:rPr>
          <w:rFonts w:eastAsia="新細明體" w:hint="eastAsia"/>
          <w:bCs/>
          <w:color w:val="444444"/>
          <w:sz w:val="21"/>
          <w:szCs w:val="21"/>
          <w:lang w:eastAsia="zh-TW"/>
        </w:rPr>
        <w:t>知識產權</w:t>
      </w:r>
      <w:r w:rsidRPr="0047658D">
        <w:rPr>
          <w:rFonts w:eastAsia="新細明體" w:hint="eastAsia"/>
          <w:bCs/>
          <w:color w:val="444444"/>
          <w:sz w:val="21"/>
          <w:szCs w:val="21"/>
          <w:lang w:eastAsia="zh-TW"/>
        </w:rPr>
        <w:t>，一起合作，共同發展。</w:t>
      </w:r>
    </w:p>
    <w:p w14:paraId="241EBD6A" w14:textId="1357BDF9" w:rsidR="00E049C8" w:rsidRDefault="00AF089A" w:rsidP="00CD2499">
      <w:pPr>
        <w:pStyle w:val="ListParagraph"/>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在合作之前，各自研發的</w:t>
      </w:r>
      <w:r w:rsidRPr="00690653">
        <w:rPr>
          <w:rFonts w:eastAsia="新細明體" w:hint="eastAsia"/>
          <w:bCs/>
          <w:color w:val="444444"/>
          <w:sz w:val="21"/>
          <w:szCs w:val="21"/>
          <w:lang w:eastAsia="zh-TW"/>
        </w:rPr>
        <w:t>智識產權</w:t>
      </w:r>
      <w:r w:rsidRPr="0047658D">
        <w:rPr>
          <w:rFonts w:eastAsia="新細明體" w:hint="eastAsia"/>
          <w:bCs/>
          <w:color w:val="444444"/>
          <w:sz w:val="21"/>
          <w:szCs w:val="21"/>
          <w:lang w:eastAsia="zh-TW"/>
        </w:rPr>
        <w:t>各自完全擁有，如果專案需要，以</w:t>
      </w:r>
      <w:r w:rsidRPr="00690653">
        <w:rPr>
          <w:rFonts w:eastAsia="新細明體" w:hint="eastAsia"/>
          <w:bCs/>
          <w:color w:val="444444"/>
          <w:sz w:val="21"/>
          <w:szCs w:val="21"/>
          <w:lang w:eastAsia="zh-TW"/>
        </w:rPr>
        <w:t>智識產權</w:t>
      </w:r>
      <w:r w:rsidRPr="0047658D">
        <w:rPr>
          <w:rFonts w:eastAsia="新細明體" w:hint="eastAsia"/>
          <w:bCs/>
          <w:color w:val="444444"/>
          <w:sz w:val="21"/>
          <w:szCs w:val="21"/>
          <w:lang w:eastAsia="zh-TW"/>
        </w:rPr>
        <w:t>授權的方式進行分享。</w:t>
      </w:r>
    </w:p>
    <w:p w14:paraId="1B0EC3A6" w14:textId="281FA85D" w:rsidR="00E049C8" w:rsidRDefault="00AF089A" w:rsidP="00CD2499">
      <w:pPr>
        <w:pStyle w:val="ListParagraph"/>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甲方的業務資料，和在該資料集合上，雙方合作做出的統計分析量、模型參數資訊，</w:t>
      </w:r>
      <w:r w:rsidRPr="00690653">
        <w:rPr>
          <w:rFonts w:eastAsia="新細明體" w:hint="eastAsia"/>
          <w:bCs/>
          <w:color w:val="444444"/>
          <w:sz w:val="21"/>
          <w:szCs w:val="21"/>
          <w:lang w:eastAsia="zh-TW"/>
        </w:rPr>
        <w:t>智識產權</w:t>
      </w:r>
      <w:r w:rsidRPr="0047658D">
        <w:rPr>
          <w:rFonts w:eastAsia="新細明體" w:hint="eastAsia"/>
          <w:bCs/>
          <w:color w:val="444444"/>
          <w:sz w:val="21"/>
          <w:szCs w:val="21"/>
          <w:lang w:eastAsia="zh-TW"/>
        </w:rPr>
        <w:t>完全歸甲方所有，乙方有保密的義務和責任。</w:t>
      </w:r>
    </w:p>
    <w:p w14:paraId="10FBDAB6" w14:textId="354FE32D" w:rsidR="006F43EE" w:rsidRDefault="00AF089A" w:rsidP="00CD2499">
      <w:pPr>
        <w:pStyle w:val="ListParagraph"/>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具體</w:t>
      </w:r>
      <w:del w:id="6" w:author="Microsoft Office User" w:date="2017-11-28T17:15:00Z">
        <w:r w:rsidRPr="00690653" w:rsidDel="00B6328E">
          <w:rPr>
            <w:rFonts w:eastAsia="新細明體" w:hint="eastAsia"/>
            <w:bCs/>
            <w:color w:val="444444"/>
            <w:sz w:val="21"/>
            <w:szCs w:val="21"/>
            <w:lang w:eastAsia="zh-TW"/>
          </w:rPr>
          <w:delText>智識</w:delText>
        </w:r>
      </w:del>
      <w:ins w:id="7" w:author="Microsoft Office User" w:date="2017-11-28T17:15:00Z">
        <w:r w:rsidR="00B6328E">
          <w:rPr>
            <w:rFonts w:eastAsia="新細明體" w:hint="eastAsia"/>
            <w:bCs/>
            <w:color w:val="444444"/>
            <w:sz w:val="21"/>
            <w:szCs w:val="21"/>
            <w:lang w:eastAsia="zh-TW"/>
          </w:rPr>
          <w:t>知識</w:t>
        </w:r>
      </w:ins>
      <w:r w:rsidRPr="00690653">
        <w:rPr>
          <w:rFonts w:eastAsia="新細明體" w:hint="eastAsia"/>
          <w:bCs/>
          <w:color w:val="444444"/>
          <w:sz w:val="21"/>
          <w:szCs w:val="21"/>
          <w:lang w:eastAsia="zh-TW"/>
        </w:rPr>
        <w:t>產權</w:t>
      </w:r>
      <w:r w:rsidRPr="0047658D">
        <w:rPr>
          <w:rFonts w:eastAsia="新細明體" w:hint="eastAsia"/>
          <w:bCs/>
          <w:color w:val="444444"/>
          <w:sz w:val="21"/>
          <w:szCs w:val="21"/>
          <w:lang w:eastAsia="zh-TW"/>
        </w:rPr>
        <w:t>條款，取決於具體的專案合作點，將</w:t>
      </w:r>
      <w:r w:rsidRPr="00690653">
        <w:rPr>
          <w:rFonts w:eastAsia="新細明體" w:hint="eastAsia"/>
          <w:bCs/>
          <w:color w:val="444444"/>
          <w:sz w:val="21"/>
          <w:szCs w:val="21"/>
          <w:lang w:eastAsia="zh-TW"/>
        </w:rPr>
        <w:t>由</w:t>
      </w:r>
      <w:r w:rsidRPr="00607EFE">
        <w:rPr>
          <w:rFonts w:eastAsia="新細明體" w:hint="eastAsia"/>
          <w:bCs/>
          <w:color w:val="444444"/>
          <w:sz w:val="21"/>
          <w:szCs w:val="21"/>
          <w:lang w:eastAsia="zh-TW"/>
        </w:rPr>
        <w:t>甲乙</w:t>
      </w:r>
      <w:r w:rsidRPr="00690653">
        <w:rPr>
          <w:rFonts w:eastAsia="新細明體" w:hint="eastAsia"/>
          <w:bCs/>
          <w:color w:val="444444"/>
          <w:sz w:val="21"/>
          <w:szCs w:val="21"/>
          <w:lang w:eastAsia="zh-TW"/>
        </w:rPr>
        <w:t>雙方</w:t>
      </w:r>
      <w:r w:rsidRPr="0047658D">
        <w:rPr>
          <w:rFonts w:eastAsia="新細明體" w:hint="eastAsia"/>
          <w:bCs/>
          <w:color w:val="444444"/>
          <w:sz w:val="21"/>
          <w:szCs w:val="21"/>
          <w:lang w:eastAsia="zh-TW"/>
        </w:rPr>
        <w:t>另行</w:t>
      </w:r>
      <w:r w:rsidRPr="00690653">
        <w:rPr>
          <w:rFonts w:eastAsia="新細明體" w:hint="eastAsia"/>
          <w:bCs/>
          <w:color w:val="444444"/>
          <w:sz w:val="21"/>
          <w:szCs w:val="21"/>
          <w:lang w:eastAsia="zh-TW"/>
        </w:rPr>
        <w:t>書面</w:t>
      </w:r>
      <w:r w:rsidR="00501F9B">
        <w:rPr>
          <w:rFonts w:eastAsia="新細明體" w:hint="eastAsia"/>
          <w:bCs/>
          <w:color w:val="444444"/>
          <w:sz w:val="21"/>
          <w:szCs w:val="21"/>
          <w:lang w:eastAsia="zh-TW"/>
        </w:rPr>
        <w:t>協議</w:t>
      </w:r>
      <w:r w:rsidRPr="0047658D">
        <w:rPr>
          <w:rFonts w:eastAsia="新細明體" w:hint="eastAsia"/>
          <w:bCs/>
          <w:color w:val="444444"/>
          <w:sz w:val="21"/>
          <w:szCs w:val="21"/>
          <w:lang w:eastAsia="zh-TW"/>
        </w:rPr>
        <w:t>。</w:t>
      </w:r>
    </w:p>
    <w:p w14:paraId="5042CE48" w14:textId="3220020F" w:rsidR="00573837" w:rsidRDefault="00573837" w:rsidP="00E049C8">
      <w:pPr>
        <w:pStyle w:val="ListParagraph"/>
        <w:spacing w:line="360" w:lineRule="auto"/>
        <w:ind w:left="990" w:firstLineChars="0" w:firstLine="0"/>
        <w:rPr>
          <w:b/>
          <w:bCs/>
          <w:color w:val="444444"/>
          <w:szCs w:val="21"/>
          <w:lang w:eastAsia="zh-TW"/>
        </w:rPr>
      </w:pPr>
    </w:p>
    <w:p w14:paraId="4CB4F790" w14:textId="5A6CE98D" w:rsidR="006860A2" w:rsidRPr="00E049C8" w:rsidRDefault="00AF089A" w:rsidP="00E049C8">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合作模式</w:t>
      </w:r>
    </w:p>
    <w:p w14:paraId="2CD8A8F7" w14:textId="09D15550" w:rsidR="00925A5D" w:rsidRDefault="00AF089A" w:rsidP="00CD2499">
      <w:pPr>
        <w:pStyle w:val="ListParagraph"/>
        <w:numPr>
          <w:ilvl w:val="3"/>
          <w:numId w:val="22"/>
        </w:numPr>
        <w:spacing w:line="360" w:lineRule="auto"/>
        <w:ind w:left="990" w:firstLineChars="0" w:hanging="990"/>
        <w:rPr>
          <w:rFonts w:ascii="Times New Roman" w:hAnsi="Times New Roman" w:cs="Times New Roman"/>
          <w:color w:val="444444"/>
          <w:kern w:val="2"/>
          <w:sz w:val="21"/>
          <w:szCs w:val="21"/>
          <w:lang w:eastAsia="zh-TW"/>
        </w:rPr>
      </w:pPr>
      <w:r w:rsidRPr="0047658D">
        <w:rPr>
          <w:rFonts w:ascii="Times New Roman" w:eastAsia="新細明體" w:hAnsi="Times New Roman" w:cs="Times New Roman" w:hint="eastAsia"/>
          <w:color w:val="444444"/>
          <w:kern w:val="2"/>
          <w:sz w:val="21"/>
          <w:szCs w:val="21"/>
          <w:lang w:eastAsia="zh-TW"/>
        </w:rPr>
        <w:t>甲乙雙方結合各自的技術、產業架構和產品運營優勢，共同進行項目定義、研究、開發、部署、調試</w:t>
      </w:r>
      <w:del w:id="8" w:author="Microsoft Office User" w:date="2017-11-28T17:16:00Z">
        <w:r w:rsidRPr="0047658D" w:rsidDel="00B6328E">
          <w:rPr>
            <w:rFonts w:ascii="Times New Roman" w:eastAsia="新細明體" w:hAnsi="Times New Roman" w:cs="Times New Roman" w:hint="eastAsia"/>
            <w:color w:val="444444"/>
            <w:kern w:val="2"/>
            <w:sz w:val="21"/>
            <w:szCs w:val="21"/>
            <w:lang w:eastAsia="zh-TW"/>
          </w:rPr>
          <w:delText>項目</w:delText>
        </w:r>
      </w:del>
      <w:r w:rsidRPr="0047658D">
        <w:rPr>
          <w:rFonts w:ascii="Times New Roman" w:eastAsia="新細明體" w:hAnsi="Times New Roman" w:cs="Times New Roman" w:hint="eastAsia"/>
          <w:color w:val="444444"/>
          <w:kern w:val="2"/>
          <w:sz w:val="21"/>
          <w:szCs w:val="21"/>
          <w:lang w:eastAsia="zh-TW"/>
        </w:rPr>
        <w:t>，甲方側重專案需求定義、資料提供、</w:t>
      </w:r>
      <w:r w:rsidRPr="00CD2499">
        <w:rPr>
          <w:rFonts w:ascii="Times New Roman" w:eastAsia="新細明體" w:hAnsi="Times New Roman" w:cs="Times New Roman" w:hint="eastAsia"/>
          <w:color w:val="444444"/>
          <w:kern w:val="2"/>
          <w:sz w:val="21"/>
          <w:szCs w:val="21"/>
          <w:lang w:eastAsia="zh-TW"/>
        </w:rPr>
        <w:t>資訊</w:t>
      </w:r>
      <w:r w:rsidRPr="00607EFE">
        <w:rPr>
          <w:rFonts w:ascii="Times New Roman" w:eastAsia="新細明體" w:hAnsi="Times New Roman" w:cs="Times New Roman" w:hint="eastAsia"/>
          <w:color w:val="444444"/>
          <w:kern w:val="2"/>
          <w:sz w:val="21"/>
          <w:szCs w:val="21"/>
          <w:lang w:eastAsia="zh-TW"/>
        </w:rPr>
        <w:t>技術</w:t>
      </w:r>
      <w:r w:rsidRPr="0047658D">
        <w:rPr>
          <w:rFonts w:ascii="Times New Roman" w:eastAsia="新細明體" w:hAnsi="Times New Roman" w:cs="Times New Roman" w:hint="eastAsia"/>
          <w:color w:val="444444"/>
          <w:kern w:val="2"/>
          <w:sz w:val="21"/>
          <w:szCs w:val="21"/>
          <w:lang w:eastAsia="zh-TW"/>
        </w:rPr>
        <w:t>環境提供、專案驗收等環節，乙方側重研究開發、性能優化、效果提升等環節。</w:t>
      </w:r>
    </w:p>
    <w:p w14:paraId="65614A5C" w14:textId="1E80DF28" w:rsidR="00573837" w:rsidRDefault="00AF089A" w:rsidP="00FE6DC3">
      <w:pPr>
        <w:pStyle w:val="ListParagraph"/>
        <w:numPr>
          <w:ilvl w:val="3"/>
          <w:numId w:val="22"/>
        </w:numPr>
        <w:spacing w:line="360" w:lineRule="auto"/>
        <w:ind w:left="990" w:firstLineChars="0" w:hanging="990"/>
        <w:rPr>
          <w:rFonts w:ascii="Times New Roman" w:hAnsi="Times New Roman" w:cs="Times New Roman"/>
          <w:color w:val="444444"/>
          <w:kern w:val="2"/>
          <w:sz w:val="21"/>
          <w:szCs w:val="21"/>
          <w:lang w:eastAsia="zh-TW"/>
        </w:rPr>
      </w:pPr>
      <w:r w:rsidRPr="0047658D">
        <w:rPr>
          <w:rFonts w:ascii="Times New Roman" w:eastAsia="新細明體" w:hAnsi="Times New Roman" w:cs="Times New Roman" w:hint="eastAsia"/>
          <w:color w:val="444444"/>
          <w:kern w:val="2"/>
          <w:sz w:val="21"/>
          <w:szCs w:val="21"/>
          <w:lang w:eastAsia="zh-TW"/>
        </w:rPr>
        <w:t>合作成果的定價，取決於市場定價、研發投入、成果的實際實施情況和實際效果，通過建立關鍵測評指標，進行客觀的分流量對比測試，來衡量實際效果。</w:t>
      </w:r>
    </w:p>
    <w:p w14:paraId="748563AE" w14:textId="31190F0B" w:rsidR="00573837" w:rsidRPr="00573837" w:rsidRDefault="00573837" w:rsidP="00573837">
      <w:pPr>
        <w:spacing w:line="360" w:lineRule="auto"/>
        <w:rPr>
          <w:color w:val="444444"/>
          <w:szCs w:val="21"/>
          <w:lang w:eastAsia="zh-TW"/>
        </w:rPr>
      </w:pPr>
    </w:p>
    <w:p w14:paraId="10A03529" w14:textId="50FDD42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合作期限</w:t>
      </w:r>
    </w:p>
    <w:p w14:paraId="6D242B93" w14:textId="2D11B76F" w:rsidR="00A05741" w:rsidRDefault="00AF089A" w:rsidP="00103B68">
      <w:pPr>
        <w:pStyle w:val="1"/>
        <w:widowControl/>
        <w:adjustRightInd w:val="0"/>
        <w:snapToGrid w:val="0"/>
        <w:spacing w:before="100" w:beforeAutospacing="1" w:after="100" w:afterAutospacing="1" w:line="360" w:lineRule="auto"/>
        <w:ind w:firstLineChars="0" w:firstLine="0"/>
        <w:jc w:val="left"/>
        <w:rPr>
          <w:color w:val="444444"/>
          <w:szCs w:val="21"/>
          <w:lang w:eastAsia="zh-TW"/>
        </w:rPr>
      </w:pPr>
      <w:r w:rsidRPr="0047658D">
        <w:rPr>
          <w:rFonts w:eastAsia="新細明體" w:hint="eastAsia"/>
          <w:color w:val="444444"/>
          <w:szCs w:val="21"/>
          <w:lang w:eastAsia="zh-TW"/>
        </w:rPr>
        <w:t>甲乙雙方</w:t>
      </w:r>
      <w:r w:rsidRPr="005E7A99">
        <w:rPr>
          <w:rFonts w:eastAsia="新細明體" w:hint="eastAsia"/>
          <w:color w:val="444444"/>
          <w:szCs w:val="21"/>
          <w:lang w:eastAsia="zh-TW"/>
        </w:rPr>
        <w:t>根據本</w:t>
      </w:r>
      <w:r w:rsidR="00501F9B">
        <w:rPr>
          <w:rFonts w:eastAsia="新細明體" w:hint="eastAsia"/>
          <w:color w:val="444444"/>
          <w:szCs w:val="21"/>
          <w:lang w:eastAsia="zh-TW"/>
        </w:rPr>
        <w:t>協議</w:t>
      </w:r>
      <w:r w:rsidRPr="005E7A99">
        <w:rPr>
          <w:rFonts w:eastAsia="新細明體" w:hint="eastAsia"/>
          <w:color w:val="444444"/>
          <w:szCs w:val="21"/>
          <w:lang w:eastAsia="zh-TW"/>
        </w:rPr>
        <w:t>之</w:t>
      </w:r>
      <w:r w:rsidRPr="0047658D">
        <w:rPr>
          <w:rFonts w:eastAsia="新細明體" w:hint="eastAsia"/>
          <w:color w:val="444444"/>
          <w:szCs w:val="21"/>
          <w:lang w:eastAsia="zh-TW"/>
        </w:rPr>
        <w:t>合作</w:t>
      </w:r>
      <w:r w:rsidRPr="005E7A99">
        <w:rPr>
          <w:rFonts w:eastAsia="新細明體" w:hint="eastAsia"/>
          <w:color w:val="444444"/>
          <w:szCs w:val="21"/>
          <w:lang w:eastAsia="zh-TW"/>
        </w:rPr>
        <w:t>為期</w:t>
      </w:r>
      <w:r w:rsidRPr="005E7A99">
        <w:rPr>
          <w:rFonts w:eastAsia="新細明體"/>
          <w:color w:val="444444"/>
          <w:szCs w:val="21"/>
          <w:lang w:eastAsia="zh-TW"/>
        </w:rPr>
        <w:t>2</w:t>
      </w:r>
      <w:r w:rsidRPr="005E7A99">
        <w:rPr>
          <w:rFonts w:eastAsia="新細明體" w:hint="eastAsia"/>
          <w:color w:val="444444"/>
          <w:szCs w:val="21"/>
          <w:lang w:eastAsia="zh-TW"/>
        </w:rPr>
        <w:t>年，在本</w:t>
      </w:r>
      <w:r w:rsidR="00501F9B">
        <w:rPr>
          <w:rFonts w:eastAsia="新細明體" w:hint="eastAsia"/>
          <w:color w:val="444444"/>
          <w:szCs w:val="21"/>
          <w:lang w:eastAsia="zh-TW"/>
        </w:rPr>
        <w:t>協議</w:t>
      </w:r>
      <w:r w:rsidRPr="005E7A99">
        <w:rPr>
          <w:rFonts w:eastAsia="新細明體" w:hint="eastAsia"/>
          <w:color w:val="444444"/>
          <w:szCs w:val="21"/>
          <w:lang w:eastAsia="zh-TW"/>
        </w:rPr>
        <w:t>正式簽訂後生效</w:t>
      </w:r>
      <w:r w:rsidRPr="0047658D">
        <w:rPr>
          <w:rFonts w:eastAsia="新細明體" w:hint="eastAsia"/>
          <w:color w:val="444444"/>
          <w:szCs w:val="21"/>
          <w:lang w:eastAsia="zh-TW"/>
        </w:rPr>
        <w:t>。</w:t>
      </w:r>
      <w:r w:rsidRPr="005E7A99">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合作期限屆滿</w:t>
      </w:r>
      <w:r w:rsidRPr="005E7A99">
        <w:rPr>
          <w:rFonts w:eastAsia="新細明體" w:hint="eastAsia"/>
          <w:color w:val="444444"/>
          <w:szCs w:val="21"/>
          <w:lang w:eastAsia="zh-TW"/>
        </w:rPr>
        <w:t>後</w:t>
      </w:r>
      <w:r w:rsidRPr="0047658D">
        <w:rPr>
          <w:rFonts w:eastAsia="新細明體" w:hint="eastAsia"/>
          <w:color w:val="444444"/>
          <w:szCs w:val="21"/>
          <w:lang w:eastAsia="zh-TW"/>
        </w:rPr>
        <w:t>，未經</w:t>
      </w:r>
      <w:r w:rsidRPr="005E7A99">
        <w:rPr>
          <w:rFonts w:eastAsia="新細明體" w:hint="eastAsia"/>
          <w:color w:val="444444"/>
          <w:szCs w:val="21"/>
          <w:lang w:eastAsia="zh-TW"/>
        </w:rPr>
        <w:t>任何</w:t>
      </w:r>
      <w:r w:rsidRPr="0047658D">
        <w:rPr>
          <w:rFonts w:eastAsia="新細明體" w:hint="eastAsia"/>
          <w:color w:val="444444"/>
          <w:szCs w:val="21"/>
          <w:lang w:eastAsia="zh-TW"/>
        </w:rPr>
        <w:t>一方書面通知，本</w:t>
      </w:r>
      <w:r w:rsidR="00501F9B">
        <w:rPr>
          <w:rFonts w:eastAsia="新細明體" w:hint="eastAsia"/>
          <w:color w:val="444444"/>
          <w:szCs w:val="21"/>
          <w:lang w:eastAsia="zh-TW"/>
        </w:rPr>
        <w:t>協議</w:t>
      </w:r>
      <w:r w:rsidRPr="0047658D">
        <w:rPr>
          <w:rFonts w:eastAsia="新細明體" w:hint="eastAsia"/>
          <w:color w:val="444444"/>
          <w:szCs w:val="21"/>
          <w:lang w:eastAsia="zh-TW"/>
        </w:rPr>
        <w:t>將自動延續</w:t>
      </w:r>
      <w:r w:rsidRPr="0047658D">
        <w:rPr>
          <w:rFonts w:eastAsia="新細明體"/>
          <w:color w:val="444444"/>
          <w:szCs w:val="21"/>
          <w:lang w:eastAsia="zh-TW"/>
        </w:rPr>
        <w:t>2</w:t>
      </w:r>
      <w:r w:rsidRPr="0047658D">
        <w:rPr>
          <w:rFonts w:eastAsia="新細明體" w:hint="eastAsia"/>
          <w:color w:val="444444"/>
          <w:szCs w:val="21"/>
          <w:lang w:eastAsia="zh-TW"/>
        </w:rPr>
        <w:t>年。</w:t>
      </w:r>
    </w:p>
    <w:p w14:paraId="1FA8A3C2" w14:textId="655EBDB1"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保密條款</w:t>
      </w:r>
    </w:p>
    <w:p w14:paraId="239F1EF9" w14:textId="3B9A00E7" w:rsidR="00A05741" w:rsidRPr="00436405" w:rsidRDefault="00AF089A" w:rsidP="00C23FA5">
      <w:pPr>
        <w:numPr>
          <w:ilvl w:val="0"/>
          <w:numId w:val="6"/>
        </w:numPr>
        <w:spacing w:line="360" w:lineRule="auto"/>
        <w:rPr>
          <w:color w:val="444444"/>
          <w:szCs w:val="21"/>
          <w:lang w:eastAsia="zh-TW"/>
        </w:rPr>
      </w:pPr>
      <w:r w:rsidRPr="0047658D">
        <w:rPr>
          <w:rFonts w:eastAsia="新細明體" w:hint="eastAsia"/>
          <w:color w:val="444444"/>
          <w:szCs w:val="21"/>
          <w:lang w:eastAsia="zh-TW"/>
        </w:rPr>
        <w:t>任何一方對於因簽署或履行本</w:t>
      </w:r>
      <w:r w:rsidR="00501F9B">
        <w:rPr>
          <w:rFonts w:eastAsia="新細明體" w:hint="eastAsia"/>
          <w:color w:val="444444"/>
          <w:szCs w:val="21"/>
          <w:lang w:eastAsia="zh-TW"/>
        </w:rPr>
        <w:t>協議</w:t>
      </w:r>
      <w:r w:rsidRPr="0047658D">
        <w:rPr>
          <w:rFonts w:eastAsia="新細明體" w:hint="eastAsia"/>
          <w:color w:val="444444"/>
          <w:szCs w:val="21"/>
          <w:lang w:eastAsia="zh-TW"/>
        </w:rPr>
        <w:t>而瞭解</w:t>
      </w:r>
      <w:r w:rsidRPr="009C71B8">
        <w:rPr>
          <w:rFonts w:eastAsia="新細明體" w:hint="eastAsia"/>
          <w:color w:val="444444"/>
          <w:szCs w:val="21"/>
          <w:lang w:eastAsia="zh-TW"/>
        </w:rPr>
        <w:t>、</w:t>
      </w:r>
      <w:r w:rsidRPr="0047658D">
        <w:rPr>
          <w:rFonts w:eastAsia="新細明體" w:hint="eastAsia"/>
          <w:color w:val="444444"/>
          <w:szCs w:val="21"/>
          <w:lang w:eastAsia="zh-TW"/>
        </w:rPr>
        <w:t>接觸</w:t>
      </w:r>
      <w:r w:rsidRPr="00146199">
        <w:rPr>
          <w:rFonts w:eastAsia="新細明體" w:hint="eastAsia"/>
          <w:color w:val="444444"/>
          <w:szCs w:val="21"/>
          <w:lang w:eastAsia="zh-TW"/>
        </w:rPr>
        <w:t>或獲得另一方的技術、商業、業務或其他有關資料</w:t>
      </w:r>
      <w:r w:rsidRPr="009C71B8">
        <w:rPr>
          <w:rFonts w:eastAsia="新細明體" w:hint="eastAsia"/>
          <w:color w:val="444444"/>
          <w:szCs w:val="21"/>
          <w:lang w:eastAsia="zh-TW"/>
        </w:rPr>
        <w:t>、</w:t>
      </w:r>
      <w:r w:rsidRPr="0047658D">
        <w:rPr>
          <w:rFonts w:eastAsia="新細明體" w:hint="eastAsia"/>
          <w:color w:val="444444"/>
          <w:szCs w:val="21"/>
          <w:lang w:eastAsia="zh-TW"/>
        </w:rPr>
        <w:t>商業秘密</w:t>
      </w:r>
      <w:r w:rsidRPr="00B6704C">
        <w:rPr>
          <w:rFonts w:eastAsia="新細明體" w:hint="eastAsia"/>
          <w:color w:val="444444"/>
          <w:szCs w:val="21"/>
          <w:lang w:eastAsia="zh-TW"/>
        </w:rPr>
        <w:t>和</w:t>
      </w:r>
      <w:r w:rsidRPr="0047658D">
        <w:rPr>
          <w:rFonts w:eastAsia="新細明體" w:hint="eastAsia"/>
          <w:color w:val="444444"/>
          <w:szCs w:val="21"/>
          <w:lang w:eastAsia="zh-TW"/>
        </w:rPr>
        <w:t>其他機密資料和資訊</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B6704C">
        <w:rPr>
          <w:rFonts w:eastAsia="新細明體" w:hint="eastAsia"/>
          <w:color w:val="444444"/>
          <w:szCs w:val="21"/>
          <w:lang w:eastAsia="zh-TW"/>
        </w:rPr>
        <w:t>以及本</w:t>
      </w:r>
      <w:r w:rsidR="00501F9B">
        <w:rPr>
          <w:rFonts w:eastAsia="新細明體" w:hint="eastAsia"/>
          <w:color w:val="444444"/>
          <w:szCs w:val="21"/>
          <w:lang w:eastAsia="zh-TW"/>
        </w:rPr>
        <w:t>協議</w:t>
      </w:r>
      <w:r w:rsidRPr="00B6704C">
        <w:rPr>
          <w:rFonts w:eastAsia="新細明體" w:hint="eastAsia"/>
          <w:color w:val="444444"/>
          <w:szCs w:val="21"/>
          <w:lang w:eastAsia="zh-TW"/>
        </w:rPr>
        <w:t>的存在</w:t>
      </w:r>
      <w:r w:rsidRPr="00C27532">
        <w:rPr>
          <w:rFonts w:eastAsia="新細明體" w:hint="eastAsia"/>
          <w:color w:val="444444"/>
          <w:szCs w:val="21"/>
          <w:lang w:eastAsia="zh-TW"/>
        </w:rPr>
        <w:t>、簽約方</w:t>
      </w:r>
      <w:r w:rsidRPr="00B6704C">
        <w:rPr>
          <w:rFonts w:eastAsia="新細明體" w:hint="eastAsia"/>
          <w:color w:val="444444"/>
          <w:szCs w:val="21"/>
          <w:lang w:eastAsia="zh-TW"/>
        </w:rPr>
        <w:t>及條款</w:t>
      </w:r>
      <w:r w:rsidRPr="0047658D">
        <w:rPr>
          <w:rFonts w:eastAsia="新細明體" w:hint="eastAsia"/>
          <w:color w:val="444444"/>
          <w:szCs w:val="21"/>
          <w:lang w:eastAsia="zh-TW"/>
        </w:rPr>
        <w:t>（以下簡稱“保密資訊”）</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47658D">
        <w:rPr>
          <w:rFonts w:eastAsia="新細明體" w:hint="eastAsia"/>
          <w:color w:val="444444"/>
          <w:szCs w:val="21"/>
          <w:lang w:eastAsia="zh-TW"/>
        </w:rPr>
        <w:t>均應保守秘密</w:t>
      </w:r>
      <w:r w:rsidRPr="00CD2499">
        <w:rPr>
          <w:rFonts w:eastAsia="新細明體" w:hint="eastAsia"/>
          <w:color w:val="444444"/>
          <w:szCs w:val="21"/>
          <w:lang w:eastAsia="zh-TW"/>
        </w:rPr>
        <w:t>。</w:t>
      </w:r>
      <w:r w:rsidRPr="00146199">
        <w:rPr>
          <w:rFonts w:eastAsia="新細明體" w:hint="eastAsia"/>
          <w:color w:val="444444"/>
          <w:szCs w:val="21"/>
          <w:lang w:eastAsia="zh-TW"/>
        </w:rPr>
        <w:t>除</w:t>
      </w:r>
      <w:r w:rsidRPr="0047658D">
        <w:rPr>
          <w:rFonts w:eastAsia="新細明體" w:hint="eastAsia"/>
          <w:color w:val="444444"/>
          <w:szCs w:val="21"/>
          <w:lang w:eastAsia="zh-TW"/>
        </w:rPr>
        <w:t>非經</w:t>
      </w:r>
      <w:r w:rsidRPr="00146199">
        <w:rPr>
          <w:rFonts w:eastAsia="新細明體" w:hint="eastAsia"/>
          <w:color w:val="444444"/>
          <w:szCs w:val="21"/>
          <w:lang w:eastAsia="zh-TW"/>
        </w:rPr>
        <w:t>另一</w:t>
      </w:r>
      <w:r w:rsidRPr="0047658D">
        <w:rPr>
          <w:rFonts w:eastAsia="新細明體" w:hint="eastAsia"/>
          <w:color w:val="444444"/>
          <w:szCs w:val="21"/>
          <w:lang w:eastAsia="zh-TW"/>
        </w:rPr>
        <w:t>方書面同意，任何一方不得向</w:t>
      </w:r>
      <w:r w:rsidRPr="00146199">
        <w:rPr>
          <w:rFonts w:eastAsia="新細明體" w:hint="eastAsia"/>
          <w:color w:val="444444"/>
          <w:szCs w:val="21"/>
          <w:lang w:eastAsia="zh-TW"/>
        </w:rPr>
        <w:t>任何人</w:t>
      </w:r>
      <w:r w:rsidRPr="0047658D">
        <w:rPr>
          <w:rFonts w:eastAsia="新細明體" w:hint="eastAsia"/>
          <w:color w:val="444444"/>
          <w:szCs w:val="21"/>
          <w:lang w:eastAsia="zh-TW"/>
        </w:rPr>
        <w:t>洩露、給予或轉讓</w:t>
      </w:r>
      <w:r w:rsidRPr="00B6704C">
        <w:rPr>
          <w:rFonts w:eastAsia="新細明體" w:hint="eastAsia"/>
          <w:color w:val="444444"/>
          <w:szCs w:val="21"/>
          <w:lang w:eastAsia="zh-TW"/>
        </w:rPr>
        <w:t>保密</w:t>
      </w:r>
      <w:r w:rsidRPr="0047658D">
        <w:rPr>
          <w:rFonts w:eastAsia="新細明體" w:hint="eastAsia"/>
          <w:color w:val="444444"/>
          <w:szCs w:val="21"/>
          <w:lang w:eastAsia="zh-TW"/>
        </w:rPr>
        <w:t>資訊</w:t>
      </w:r>
      <w:r w:rsidRPr="00B6704C">
        <w:rPr>
          <w:rFonts w:eastAsia="新細明體" w:hint="eastAsia"/>
          <w:color w:val="444444"/>
          <w:szCs w:val="21"/>
          <w:lang w:eastAsia="zh-TW"/>
        </w:rPr>
        <w:t>，</w:t>
      </w:r>
      <w:r w:rsidRPr="00AC3C56">
        <w:rPr>
          <w:rFonts w:eastAsia="新細明體" w:hint="eastAsia"/>
          <w:color w:val="444444"/>
          <w:szCs w:val="21"/>
          <w:lang w:eastAsia="zh-TW"/>
        </w:rPr>
        <w:t>除非</w:t>
      </w:r>
      <w:r w:rsidRPr="00554902">
        <w:rPr>
          <w:rFonts w:eastAsia="新細明體" w:hint="eastAsia"/>
          <w:color w:val="444444"/>
          <w:szCs w:val="21"/>
          <w:lang w:eastAsia="zh-TW"/>
        </w:rPr>
        <w:t>是</w:t>
      </w:r>
      <w:r w:rsidRPr="00CD2499">
        <w:rPr>
          <w:rFonts w:eastAsia="新細明體" w:hint="eastAsia"/>
          <w:color w:val="444444"/>
          <w:szCs w:val="21"/>
          <w:lang w:eastAsia="zh-TW"/>
        </w:rPr>
        <w:t>（</w:t>
      </w:r>
      <w:proofErr w:type="spellStart"/>
      <w:r w:rsidRPr="00CD2499">
        <w:rPr>
          <w:rFonts w:eastAsia="新細明體"/>
          <w:color w:val="444444"/>
          <w:szCs w:val="21"/>
          <w:lang w:eastAsia="zh-TW"/>
        </w:rPr>
        <w:t>i</w:t>
      </w:r>
      <w:proofErr w:type="spellEnd"/>
      <w:r w:rsidRPr="00CD2499">
        <w:rPr>
          <w:rFonts w:eastAsia="新細明體" w:hint="eastAsia"/>
          <w:color w:val="444444"/>
          <w:szCs w:val="21"/>
          <w:lang w:eastAsia="zh-TW"/>
        </w:rPr>
        <w:t>）</w:t>
      </w:r>
      <w:r w:rsidRPr="00AC3C56">
        <w:rPr>
          <w:rFonts w:eastAsia="新細明體" w:hint="eastAsia"/>
          <w:color w:val="444444"/>
          <w:szCs w:val="21"/>
          <w:lang w:eastAsia="zh-TW"/>
        </w:rPr>
        <w:t>根據</w:t>
      </w:r>
      <w:r w:rsidRPr="008F0B02">
        <w:rPr>
          <w:rFonts w:eastAsia="新細明體" w:hint="eastAsia"/>
          <w:color w:val="444444"/>
          <w:szCs w:val="21"/>
          <w:lang w:eastAsia="zh-TW"/>
        </w:rPr>
        <w:t>任何適用的法律、</w:t>
      </w:r>
      <w:r>
        <w:rPr>
          <w:rFonts w:eastAsia="新細明體" w:hint="eastAsia"/>
          <w:color w:val="444444"/>
          <w:szCs w:val="21"/>
          <w:lang w:eastAsia="zh-TW"/>
        </w:rPr>
        <w:t>規則或規章或任何有權的政府</w:t>
      </w:r>
      <w:r w:rsidRPr="00AC3C56">
        <w:rPr>
          <w:rFonts w:eastAsia="新細明體" w:hint="eastAsia"/>
          <w:color w:val="444444"/>
          <w:szCs w:val="21"/>
          <w:lang w:eastAsia="zh-TW"/>
        </w:rPr>
        <w:t>或</w:t>
      </w:r>
      <w:r>
        <w:rPr>
          <w:rFonts w:eastAsia="新細明體" w:hint="eastAsia"/>
          <w:color w:val="444444"/>
          <w:szCs w:val="21"/>
          <w:lang w:eastAsia="zh-TW"/>
        </w:rPr>
        <w:t>監管機構</w:t>
      </w:r>
      <w:r w:rsidRPr="00AC3C56">
        <w:rPr>
          <w:rFonts w:eastAsia="新細明體" w:hint="eastAsia"/>
          <w:color w:val="444444"/>
          <w:szCs w:val="21"/>
          <w:lang w:eastAsia="zh-TW"/>
        </w:rPr>
        <w:t>的</w:t>
      </w:r>
      <w:r w:rsidRPr="008F0B02">
        <w:rPr>
          <w:rFonts w:eastAsia="新細明體" w:hint="eastAsia"/>
          <w:color w:val="444444"/>
          <w:szCs w:val="21"/>
          <w:lang w:eastAsia="zh-TW"/>
        </w:rPr>
        <w:t>要求</w:t>
      </w:r>
      <w:r w:rsidRPr="00906E71">
        <w:rPr>
          <w:rFonts w:eastAsia="新細明體" w:hint="eastAsia"/>
          <w:color w:val="444444"/>
          <w:szCs w:val="21"/>
          <w:lang w:eastAsia="zh-TW"/>
        </w:rPr>
        <w:t>而</w:t>
      </w:r>
      <w:r w:rsidR="00C23FA5" w:rsidRPr="00C23FA5">
        <w:rPr>
          <w:rFonts w:eastAsia="新細明體" w:hint="eastAsia"/>
          <w:color w:val="444444"/>
          <w:szCs w:val="21"/>
          <w:lang w:eastAsia="zh-TW"/>
        </w:rPr>
        <w:t>作出</w:t>
      </w:r>
      <w:r w:rsidRPr="00906E71">
        <w:rPr>
          <w:rFonts w:eastAsia="新細明體" w:hint="eastAsia"/>
          <w:color w:val="444444"/>
          <w:szCs w:val="21"/>
          <w:lang w:eastAsia="zh-TW"/>
        </w:rPr>
        <w:t>披露</w:t>
      </w:r>
      <w:r w:rsidRPr="00BD5B98">
        <w:rPr>
          <w:rFonts w:eastAsia="新細明體" w:hint="eastAsia"/>
          <w:color w:val="444444"/>
          <w:szCs w:val="21"/>
          <w:lang w:eastAsia="zh-TW"/>
        </w:rPr>
        <w:t>或</w:t>
      </w:r>
      <w:r w:rsidRPr="00CD2499">
        <w:rPr>
          <w:rFonts w:eastAsia="新細明體" w:hint="eastAsia"/>
          <w:color w:val="444444"/>
          <w:szCs w:val="21"/>
          <w:lang w:eastAsia="zh-TW"/>
        </w:rPr>
        <w:t>（</w:t>
      </w:r>
      <w:r w:rsidRPr="00CD2499">
        <w:rPr>
          <w:rFonts w:eastAsia="新細明體"/>
          <w:color w:val="444444"/>
          <w:szCs w:val="21"/>
          <w:lang w:eastAsia="zh-TW"/>
        </w:rPr>
        <w:t>ii</w:t>
      </w:r>
      <w:r w:rsidRPr="00CD2499">
        <w:rPr>
          <w:rFonts w:eastAsia="新細明體" w:hint="eastAsia"/>
          <w:color w:val="444444"/>
          <w:szCs w:val="21"/>
          <w:lang w:eastAsia="zh-TW"/>
        </w:rPr>
        <w:t>）</w:t>
      </w:r>
      <w:r w:rsidRPr="00436405">
        <w:rPr>
          <w:rFonts w:eastAsia="新細明體" w:hint="eastAsia"/>
          <w:color w:val="444444"/>
          <w:szCs w:val="21"/>
          <w:lang w:eastAsia="zh-TW"/>
        </w:rPr>
        <w:t>如甲方認為適當，</w:t>
      </w:r>
      <w:r w:rsidRPr="00436405">
        <w:rPr>
          <w:rFonts w:eastAsia="新細明體"/>
          <w:color w:val="444444"/>
          <w:szCs w:val="21"/>
          <w:lang w:eastAsia="zh-TW"/>
        </w:rPr>
        <w:t xml:space="preserve"> </w:t>
      </w:r>
      <w:r w:rsidRPr="00436405">
        <w:rPr>
          <w:rFonts w:eastAsia="新細明體" w:hint="eastAsia"/>
          <w:color w:val="444444"/>
          <w:szCs w:val="21"/>
          <w:lang w:eastAsia="zh-TW"/>
        </w:rPr>
        <w:t>可</w:t>
      </w:r>
      <w:r w:rsidR="00ED51A2" w:rsidRPr="00436405">
        <w:rPr>
          <w:rFonts w:eastAsia="新細明體" w:hint="eastAsia"/>
          <w:color w:val="444444"/>
          <w:szCs w:val="21"/>
          <w:lang w:eastAsia="zh-TW"/>
        </w:rPr>
        <w:t>單方面及不需通知</w:t>
      </w:r>
      <w:r w:rsidR="00C23FA5" w:rsidRPr="00436405">
        <w:rPr>
          <w:rFonts w:eastAsia="新細明體" w:hint="eastAsia"/>
          <w:color w:val="444444"/>
          <w:szCs w:val="21"/>
          <w:lang w:eastAsia="zh-TW"/>
        </w:rPr>
        <w:t>乙方情況下</w:t>
      </w:r>
      <w:r w:rsidRPr="00436405">
        <w:rPr>
          <w:rFonts w:eastAsia="新細明體" w:hint="eastAsia"/>
          <w:color w:val="444444"/>
          <w:szCs w:val="21"/>
          <w:lang w:eastAsia="zh-TW"/>
        </w:rPr>
        <w:t>向媒體、公眾或相關證券交易所就本</w:t>
      </w:r>
      <w:r w:rsidR="00501F9B" w:rsidRPr="00436405">
        <w:rPr>
          <w:rFonts w:eastAsia="新細明體" w:hint="eastAsia"/>
          <w:color w:val="444444"/>
          <w:szCs w:val="21"/>
          <w:lang w:eastAsia="zh-TW"/>
        </w:rPr>
        <w:t>協議</w:t>
      </w:r>
      <w:r w:rsidRPr="00436405">
        <w:rPr>
          <w:rFonts w:eastAsia="新細明體" w:hint="eastAsia"/>
          <w:color w:val="444444"/>
          <w:szCs w:val="21"/>
          <w:lang w:eastAsia="zh-TW"/>
        </w:rPr>
        <w:t>及其相關的條款等事宜作出披露。</w:t>
      </w:r>
    </w:p>
    <w:p w14:paraId="2A73F39A" w14:textId="432BF76B" w:rsidR="00A05741" w:rsidRDefault="00AF089A" w:rsidP="0001746B">
      <w:pPr>
        <w:numPr>
          <w:ilvl w:val="0"/>
          <w:numId w:val="6"/>
        </w:numPr>
        <w:spacing w:line="360" w:lineRule="auto"/>
        <w:rPr>
          <w:color w:val="444444"/>
          <w:szCs w:val="21"/>
          <w:lang w:eastAsia="zh-TW"/>
        </w:rPr>
      </w:pPr>
      <w:r w:rsidRPr="0047658D">
        <w:rPr>
          <w:rFonts w:eastAsia="新細明體" w:hint="eastAsia"/>
          <w:color w:val="444444"/>
          <w:szCs w:val="21"/>
          <w:lang w:eastAsia="zh-TW"/>
        </w:rPr>
        <w:t>除本</w:t>
      </w:r>
      <w:r w:rsidR="00501F9B">
        <w:rPr>
          <w:rFonts w:eastAsia="新細明體" w:hint="eastAsia"/>
          <w:color w:val="444444"/>
          <w:szCs w:val="21"/>
          <w:lang w:eastAsia="zh-TW"/>
        </w:rPr>
        <w:t>協議</w:t>
      </w:r>
      <w:r w:rsidRPr="0047658D">
        <w:rPr>
          <w:rFonts w:eastAsia="新細明體" w:hint="eastAsia"/>
          <w:color w:val="444444"/>
          <w:szCs w:val="21"/>
          <w:lang w:eastAsia="zh-TW"/>
        </w:rPr>
        <w:t>規定之</w:t>
      </w:r>
      <w:r w:rsidRPr="00262A6A">
        <w:rPr>
          <w:rFonts w:eastAsia="新細明體" w:hint="eastAsia"/>
          <w:color w:val="444444"/>
          <w:szCs w:val="21"/>
          <w:lang w:eastAsia="zh-TW"/>
        </w:rPr>
        <w:t>目的</w:t>
      </w:r>
      <w:r w:rsidRPr="0047658D">
        <w:rPr>
          <w:rFonts w:eastAsia="新細明體" w:hint="eastAsia"/>
          <w:color w:val="444444"/>
          <w:szCs w:val="21"/>
          <w:lang w:eastAsia="zh-TW"/>
        </w:rPr>
        <w:t>所需外，未經</w:t>
      </w:r>
      <w:r w:rsidRPr="00262A6A">
        <w:rPr>
          <w:rFonts w:eastAsia="新細明體" w:hint="eastAsia"/>
          <w:color w:val="444444"/>
          <w:szCs w:val="21"/>
          <w:lang w:eastAsia="zh-TW"/>
        </w:rPr>
        <w:t>另一</w:t>
      </w:r>
      <w:r w:rsidRPr="0047658D">
        <w:rPr>
          <w:rFonts w:eastAsia="新細明體" w:hint="eastAsia"/>
          <w:color w:val="444444"/>
          <w:szCs w:val="21"/>
          <w:lang w:eastAsia="zh-TW"/>
        </w:rPr>
        <w:t>方書面同意，不得擅自使用、複製</w:t>
      </w:r>
      <w:r w:rsidRPr="00262A6A">
        <w:rPr>
          <w:rFonts w:eastAsia="新細明體" w:hint="eastAsia"/>
          <w:color w:val="444444"/>
          <w:szCs w:val="21"/>
          <w:lang w:eastAsia="zh-TW"/>
        </w:rPr>
        <w:t>另一</w:t>
      </w:r>
      <w:r w:rsidRPr="0047658D">
        <w:rPr>
          <w:rFonts w:eastAsia="新細明體" w:hint="eastAsia"/>
          <w:color w:val="444444"/>
          <w:szCs w:val="21"/>
          <w:lang w:eastAsia="zh-TW"/>
        </w:rPr>
        <w:t>方的商標、</w:t>
      </w:r>
      <w:r w:rsidRPr="0047658D">
        <w:rPr>
          <w:rFonts w:eastAsia="新細明體" w:hint="eastAsia"/>
          <w:color w:val="444444"/>
          <w:szCs w:val="21"/>
          <w:lang w:eastAsia="zh-TW"/>
        </w:rPr>
        <w:lastRenderedPageBreak/>
        <w:t>標誌、商業資訊、技術及</w:t>
      </w:r>
      <w:r w:rsidRPr="00DD7D01">
        <w:rPr>
          <w:rFonts w:eastAsia="新細明體" w:hint="eastAsia"/>
          <w:color w:val="444444"/>
          <w:szCs w:val="21"/>
          <w:lang w:eastAsia="zh-TW"/>
        </w:rPr>
        <w:t>保密資訊</w:t>
      </w:r>
      <w:r w:rsidRPr="0047658D">
        <w:rPr>
          <w:rFonts w:eastAsia="新細明體" w:hint="eastAsia"/>
          <w:color w:val="444444"/>
          <w:szCs w:val="21"/>
          <w:lang w:eastAsia="zh-TW"/>
        </w:rPr>
        <w:t>。</w:t>
      </w:r>
    </w:p>
    <w:p w14:paraId="3D5516D0" w14:textId="77777777" w:rsidR="00A05741" w:rsidRDefault="00A05741">
      <w:pPr>
        <w:spacing w:line="360" w:lineRule="auto"/>
        <w:ind w:left="425"/>
        <w:rPr>
          <w:color w:val="444444"/>
          <w:szCs w:val="21"/>
          <w:lang w:eastAsia="zh-TW"/>
        </w:rPr>
      </w:pPr>
    </w:p>
    <w:p w14:paraId="0459086D" w14:textId="08BFACE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本</w:t>
      </w:r>
      <w:r w:rsidR="00501F9B">
        <w:rPr>
          <w:rFonts w:eastAsia="新細明體" w:hint="eastAsia"/>
          <w:b/>
          <w:bCs/>
          <w:color w:val="444444"/>
          <w:szCs w:val="21"/>
          <w:lang w:eastAsia="zh-TW"/>
        </w:rPr>
        <w:t>協議</w:t>
      </w:r>
      <w:r w:rsidRPr="0047658D">
        <w:rPr>
          <w:rFonts w:eastAsia="新細明體" w:hint="eastAsia"/>
          <w:b/>
          <w:bCs/>
          <w:color w:val="444444"/>
          <w:szCs w:val="21"/>
          <w:lang w:eastAsia="zh-TW"/>
        </w:rPr>
        <w:t>附件</w:t>
      </w:r>
    </w:p>
    <w:p w14:paraId="66A4EF6C" w14:textId="1087DB2C" w:rsidR="00A05741" w:rsidRDefault="00AF089A" w:rsidP="00D177A5">
      <w:pPr>
        <w:numPr>
          <w:ilvl w:val="0"/>
          <w:numId w:val="4"/>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項下的合作</w:t>
      </w:r>
      <w:r w:rsidRPr="003F6395">
        <w:rPr>
          <w:rFonts w:eastAsia="新細明體" w:hint="eastAsia"/>
          <w:color w:val="444444"/>
          <w:szCs w:val="21"/>
          <w:lang w:eastAsia="zh-TW"/>
        </w:rPr>
        <w:t>事項</w:t>
      </w:r>
      <w:r w:rsidRPr="0047658D">
        <w:rPr>
          <w:rFonts w:eastAsia="新細明體" w:hint="eastAsia"/>
          <w:color w:val="444444"/>
          <w:szCs w:val="21"/>
          <w:lang w:eastAsia="zh-TW"/>
        </w:rPr>
        <w:t>以及相關的商業條款如有不完善的部分，雙方將協商另立書面</w:t>
      </w:r>
      <w:r w:rsidR="00501F9B">
        <w:rPr>
          <w:rFonts w:eastAsia="新細明體" w:hint="eastAsia"/>
          <w:color w:val="444444"/>
          <w:szCs w:val="21"/>
          <w:lang w:eastAsia="zh-TW"/>
        </w:rPr>
        <w:t>協議</w:t>
      </w:r>
      <w:r w:rsidRPr="00CD2499">
        <w:rPr>
          <w:rFonts w:eastAsia="新細明體" w:hint="eastAsia"/>
          <w:color w:val="444444"/>
          <w:szCs w:val="21"/>
          <w:lang w:eastAsia="zh-TW"/>
        </w:rPr>
        <w:t>（</w:t>
      </w:r>
      <w:r w:rsidRPr="004903D8">
        <w:rPr>
          <w:rFonts w:eastAsia="新細明體" w:hint="eastAsia"/>
          <w:color w:val="444444"/>
          <w:szCs w:val="21"/>
          <w:lang w:eastAsia="zh-TW"/>
        </w:rPr>
        <w:t>以下簡</w:t>
      </w:r>
      <w:r w:rsidRPr="00146199">
        <w:rPr>
          <w:rFonts w:eastAsia="新細明體"/>
          <w:color w:val="444444"/>
          <w:szCs w:val="21"/>
          <w:lang w:eastAsia="zh-TW"/>
        </w:rPr>
        <w:t>“</w:t>
      </w:r>
      <w:r w:rsidRPr="00D177A5">
        <w:rPr>
          <w:rFonts w:eastAsia="新細明體" w:hint="eastAsia"/>
          <w:color w:val="444444"/>
          <w:szCs w:val="21"/>
          <w:lang w:eastAsia="zh-TW"/>
        </w:rPr>
        <w:t>附加</w:t>
      </w:r>
      <w:r w:rsidR="00501F9B">
        <w:rPr>
          <w:rFonts w:eastAsia="新細明體" w:hint="eastAsia"/>
          <w:color w:val="444444"/>
          <w:szCs w:val="21"/>
          <w:lang w:eastAsia="zh-TW"/>
        </w:rPr>
        <w:t>協議</w:t>
      </w:r>
      <w:r w:rsidRPr="00CD2499">
        <w:rPr>
          <w:rFonts w:eastAsia="新細明體"/>
          <w:color w:val="444444"/>
          <w:szCs w:val="21"/>
          <w:lang w:eastAsia="zh-TW"/>
        </w:rPr>
        <w:t>”</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4903D8">
        <w:rPr>
          <w:rFonts w:eastAsia="新細明體" w:hint="eastAsia"/>
          <w:color w:val="444444"/>
          <w:szCs w:val="21"/>
          <w:lang w:eastAsia="zh-TW"/>
        </w:rPr>
        <w:t>而</w:t>
      </w:r>
      <w:r w:rsidRPr="00F03F22">
        <w:rPr>
          <w:rFonts w:eastAsia="新細明體" w:hint="eastAsia"/>
          <w:color w:val="444444"/>
          <w:szCs w:val="21"/>
          <w:lang w:eastAsia="zh-TW"/>
        </w:rPr>
        <w:t>該等</w:t>
      </w:r>
      <w:r w:rsidR="00501F9B">
        <w:rPr>
          <w:rFonts w:eastAsia="新細明體" w:hint="eastAsia"/>
          <w:color w:val="444444"/>
          <w:szCs w:val="21"/>
          <w:lang w:eastAsia="zh-TW"/>
        </w:rPr>
        <w:t>協議</w:t>
      </w:r>
      <w:r w:rsidRPr="0047658D">
        <w:rPr>
          <w:rFonts w:eastAsia="新細明體" w:hint="eastAsia"/>
          <w:color w:val="444444"/>
          <w:szCs w:val="21"/>
          <w:lang w:eastAsia="zh-TW"/>
        </w:rPr>
        <w:t>作為本</w:t>
      </w:r>
      <w:r w:rsidR="00501F9B">
        <w:rPr>
          <w:rFonts w:eastAsia="新細明體" w:hint="eastAsia"/>
          <w:color w:val="444444"/>
          <w:szCs w:val="21"/>
          <w:lang w:eastAsia="zh-TW"/>
        </w:rPr>
        <w:t>協議</w:t>
      </w:r>
      <w:r w:rsidRPr="0047658D">
        <w:rPr>
          <w:rFonts w:eastAsia="新細明體" w:hint="eastAsia"/>
          <w:color w:val="444444"/>
          <w:szCs w:val="21"/>
          <w:lang w:eastAsia="zh-TW"/>
        </w:rPr>
        <w:t>的附件，</w:t>
      </w:r>
      <w:r w:rsidRPr="00F03F22">
        <w:rPr>
          <w:rFonts w:eastAsia="新細明體" w:hint="eastAsia"/>
          <w:color w:val="444444"/>
          <w:szCs w:val="21"/>
          <w:lang w:eastAsia="zh-TW"/>
        </w:rPr>
        <w:t>構成</w:t>
      </w: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不可分割的一部分。</w:t>
      </w:r>
      <w:r w:rsidRPr="00656A4C">
        <w:rPr>
          <w:rFonts w:eastAsia="新細明體" w:hint="eastAsia"/>
          <w:color w:val="444444"/>
          <w:szCs w:val="21"/>
          <w:lang w:eastAsia="zh-TW"/>
        </w:rPr>
        <w:t>除非另有說明</w:t>
      </w: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各項條款</w:t>
      </w:r>
      <w:r w:rsidRPr="00F03F22">
        <w:rPr>
          <w:rFonts w:eastAsia="新細明體" w:hint="eastAsia"/>
          <w:color w:val="444444"/>
          <w:szCs w:val="21"/>
          <w:lang w:eastAsia="zh-TW"/>
        </w:rPr>
        <w:t>將</w:t>
      </w:r>
      <w:r w:rsidRPr="0047658D">
        <w:rPr>
          <w:rFonts w:eastAsia="新細明體" w:hint="eastAsia"/>
          <w:color w:val="444444"/>
          <w:szCs w:val="21"/>
          <w:lang w:eastAsia="zh-TW"/>
        </w:rPr>
        <w:t>同樣適用於</w:t>
      </w:r>
      <w:r w:rsidRPr="00D177A5">
        <w:rPr>
          <w:rFonts w:eastAsia="新細明體" w:hint="eastAsia"/>
          <w:color w:val="444444"/>
          <w:szCs w:val="21"/>
          <w:lang w:eastAsia="zh-TW"/>
        </w:rPr>
        <w:t>附加</w:t>
      </w:r>
      <w:r w:rsidR="00501F9B">
        <w:rPr>
          <w:rFonts w:eastAsia="新細明體" w:hint="eastAsia"/>
          <w:color w:val="444444"/>
          <w:szCs w:val="21"/>
          <w:lang w:eastAsia="zh-TW"/>
        </w:rPr>
        <w:t>協議</w:t>
      </w:r>
      <w:r w:rsidRPr="0047658D">
        <w:rPr>
          <w:rFonts w:eastAsia="新細明體" w:hint="eastAsia"/>
          <w:color w:val="444444"/>
          <w:szCs w:val="21"/>
          <w:lang w:eastAsia="zh-TW"/>
        </w:rPr>
        <w:t>。如果</w:t>
      </w:r>
      <w:r>
        <w:rPr>
          <w:rFonts w:eastAsia="新細明體" w:hint="eastAsia"/>
          <w:color w:val="444444"/>
          <w:szCs w:val="21"/>
          <w:lang w:eastAsia="zh-TW"/>
        </w:rPr>
        <w:t>附加</w:t>
      </w:r>
      <w:r w:rsidR="00501F9B">
        <w:rPr>
          <w:rFonts w:eastAsia="新細明體" w:hint="eastAsia"/>
          <w:color w:val="444444"/>
          <w:szCs w:val="21"/>
          <w:lang w:eastAsia="zh-TW"/>
        </w:rPr>
        <w:t>協議</w:t>
      </w:r>
      <w:r w:rsidRPr="0047658D">
        <w:rPr>
          <w:rFonts w:eastAsia="新細明體" w:hint="eastAsia"/>
          <w:color w:val="444444"/>
          <w:szCs w:val="21"/>
          <w:lang w:eastAsia="zh-TW"/>
        </w:rPr>
        <w:t>的條款與本</w:t>
      </w:r>
      <w:r w:rsidR="00501F9B">
        <w:rPr>
          <w:rFonts w:eastAsia="新細明體" w:hint="eastAsia"/>
          <w:color w:val="444444"/>
          <w:szCs w:val="21"/>
          <w:lang w:eastAsia="zh-TW"/>
        </w:rPr>
        <w:t>協議</w:t>
      </w:r>
      <w:r w:rsidRPr="00F03F22">
        <w:rPr>
          <w:rFonts w:eastAsia="新細明體" w:hint="eastAsia"/>
          <w:color w:val="444444"/>
          <w:szCs w:val="21"/>
          <w:lang w:eastAsia="zh-TW"/>
        </w:rPr>
        <w:t>有任何</w:t>
      </w:r>
      <w:r w:rsidRPr="0047658D">
        <w:rPr>
          <w:rFonts w:eastAsia="新細明體" w:hint="eastAsia"/>
          <w:color w:val="444444"/>
          <w:szCs w:val="21"/>
          <w:lang w:eastAsia="zh-TW"/>
        </w:rPr>
        <w:t>抵觸，以</w:t>
      </w:r>
      <w:r w:rsidRPr="00D177A5">
        <w:rPr>
          <w:rFonts w:eastAsia="新細明體" w:hint="eastAsia"/>
          <w:color w:val="444444"/>
          <w:szCs w:val="21"/>
          <w:lang w:eastAsia="zh-TW"/>
        </w:rPr>
        <w:t>附加</w:t>
      </w:r>
      <w:r w:rsidR="00501F9B">
        <w:rPr>
          <w:rFonts w:eastAsia="新細明體" w:hint="eastAsia"/>
          <w:color w:val="444444"/>
          <w:szCs w:val="21"/>
          <w:lang w:eastAsia="zh-TW"/>
        </w:rPr>
        <w:t>協議</w:t>
      </w:r>
      <w:r w:rsidRPr="0047658D">
        <w:rPr>
          <w:rFonts w:eastAsia="新細明體" w:hint="eastAsia"/>
          <w:color w:val="444444"/>
          <w:szCs w:val="21"/>
          <w:lang w:eastAsia="zh-TW"/>
        </w:rPr>
        <w:t>的</w:t>
      </w:r>
      <w:r w:rsidRPr="00F03F22">
        <w:rPr>
          <w:rFonts w:eastAsia="新細明體" w:hint="eastAsia"/>
          <w:color w:val="444444"/>
          <w:szCs w:val="21"/>
          <w:lang w:eastAsia="zh-TW"/>
        </w:rPr>
        <w:t>條款</w:t>
      </w:r>
      <w:r w:rsidRPr="0047658D">
        <w:rPr>
          <w:rFonts w:eastAsia="新細明體" w:hint="eastAsia"/>
          <w:color w:val="444444"/>
          <w:szCs w:val="21"/>
          <w:lang w:eastAsia="zh-TW"/>
        </w:rPr>
        <w:t>為准。</w:t>
      </w:r>
    </w:p>
    <w:p w14:paraId="6081FA6B" w14:textId="4709905E" w:rsidR="00A05741" w:rsidRDefault="00AF089A" w:rsidP="002D496A">
      <w:pPr>
        <w:numPr>
          <w:ilvl w:val="0"/>
          <w:numId w:val="4"/>
        </w:numPr>
        <w:spacing w:line="360" w:lineRule="auto"/>
        <w:rPr>
          <w:color w:val="444444"/>
          <w:szCs w:val="21"/>
          <w:lang w:eastAsia="zh-TW"/>
        </w:rPr>
      </w:pPr>
      <w:r w:rsidRPr="0047658D">
        <w:rPr>
          <w:rFonts w:eastAsia="新細明體" w:hint="eastAsia"/>
          <w:color w:val="444444"/>
          <w:szCs w:val="21"/>
          <w:lang w:eastAsia="zh-TW"/>
        </w:rPr>
        <w:t>雙方針對某一具體合作內容的事宜，包括工作流程、合作時間、結算模式等需要共同商討之議題，將經由雙方友好協商達成一致後</w:t>
      </w:r>
      <w:r w:rsidRPr="002D496A">
        <w:rPr>
          <w:rFonts w:eastAsia="新細明體" w:hint="eastAsia"/>
          <w:color w:val="444444"/>
          <w:szCs w:val="21"/>
          <w:lang w:eastAsia="zh-TW"/>
        </w:rPr>
        <w:t>以附加</w:t>
      </w:r>
      <w:r w:rsidR="00501F9B">
        <w:rPr>
          <w:rFonts w:eastAsia="新細明體" w:hint="eastAsia"/>
          <w:color w:val="444444"/>
          <w:szCs w:val="21"/>
          <w:lang w:eastAsia="zh-TW"/>
        </w:rPr>
        <w:t>協議</w:t>
      </w:r>
      <w:r w:rsidRPr="002D496A">
        <w:rPr>
          <w:rFonts w:eastAsia="新細明體" w:hint="eastAsia"/>
          <w:color w:val="444444"/>
          <w:szCs w:val="21"/>
          <w:lang w:eastAsia="zh-TW"/>
        </w:rPr>
        <w:t>形式</w:t>
      </w:r>
      <w:r w:rsidRPr="0047658D">
        <w:rPr>
          <w:rFonts w:eastAsia="新細明體" w:hint="eastAsia"/>
          <w:color w:val="444444"/>
          <w:szCs w:val="21"/>
          <w:lang w:eastAsia="zh-TW"/>
        </w:rPr>
        <w:t>簽署。</w:t>
      </w:r>
    </w:p>
    <w:p w14:paraId="7570C232" w14:textId="77777777" w:rsidR="00A05741" w:rsidRDefault="00A05741">
      <w:pPr>
        <w:spacing w:line="360" w:lineRule="auto"/>
        <w:ind w:left="425"/>
        <w:rPr>
          <w:color w:val="444444"/>
          <w:szCs w:val="21"/>
          <w:lang w:eastAsia="zh-TW"/>
        </w:rPr>
      </w:pPr>
    </w:p>
    <w:p w14:paraId="01D6E484" w14:textId="3574268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協議修改及爭議解決</w:t>
      </w:r>
    </w:p>
    <w:p w14:paraId="2C09423E" w14:textId="64A9F3B5"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甲乙雙方根據業務的需要，經雙方協商，可以對本</w:t>
      </w:r>
      <w:r w:rsidR="00501F9B">
        <w:rPr>
          <w:rFonts w:eastAsia="新細明體" w:hint="eastAsia"/>
          <w:color w:val="444444"/>
          <w:szCs w:val="21"/>
          <w:lang w:eastAsia="zh-TW"/>
        </w:rPr>
        <w:t>協議</w:t>
      </w:r>
      <w:r w:rsidRPr="0047658D">
        <w:rPr>
          <w:rFonts w:eastAsia="新細明體" w:hint="eastAsia"/>
          <w:color w:val="444444"/>
          <w:szCs w:val="21"/>
          <w:lang w:eastAsia="zh-TW"/>
        </w:rPr>
        <w:t>進行修改</w:t>
      </w:r>
      <w:r w:rsidRPr="0069285E">
        <w:rPr>
          <w:rFonts w:eastAsia="新細明體" w:hint="eastAsia"/>
          <w:color w:val="444444"/>
          <w:szCs w:val="21"/>
          <w:lang w:eastAsia="zh-TW"/>
        </w:rPr>
        <w:t>或</w:t>
      </w:r>
      <w:r w:rsidRPr="0047658D">
        <w:rPr>
          <w:rFonts w:eastAsia="新細明體" w:hint="eastAsia"/>
          <w:color w:val="444444"/>
          <w:szCs w:val="21"/>
          <w:lang w:eastAsia="zh-TW"/>
        </w:rPr>
        <w:t>補充</w:t>
      </w:r>
      <w:r w:rsidRPr="00CD2499">
        <w:rPr>
          <w:rFonts w:eastAsia="新細明體" w:hint="eastAsia"/>
          <w:color w:val="444444"/>
          <w:szCs w:val="21"/>
          <w:lang w:eastAsia="zh-TW"/>
        </w:rPr>
        <w:t>，</w:t>
      </w:r>
      <w:r w:rsidRPr="0069285E">
        <w:rPr>
          <w:rFonts w:eastAsia="新細明體" w:hint="eastAsia"/>
          <w:color w:val="444444"/>
          <w:szCs w:val="21"/>
          <w:lang w:eastAsia="zh-TW"/>
        </w:rPr>
        <w:t>而該等修改或補充在雙方書面簽訂後生效</w:t>
      </w:r>
      <w:r w:rsidRPr="0047658D">
        <w:rPr>
          <w:rFonts w:eastAsia="新細明體" w:hint="eastAsia"/>
          <w:color w:val="444444"/>
          <w:szCs w:val="21"/>
          <w:lang w:eastAsia="zh-TW"/>
        </w:rPr>
        <w:t>；</w:t>
      </w:r>
    </w:p>
    <w:p w14:paraId="7A3F1765" w14:textId="2C9B733C"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在履行中如發生</w:t>
      </w:r>
      <w:r w:rsidRPr="0069285E">
        <w:rPr>
          <w:rFonts w:eastAsia="新細明體" w:hint="eastAsia"/>
          <w:color w:val="444444"/>
          <w:szCs w:val="21"/>
          <w:lang w:eastAsia="zh-TW"/>
        </w:rPr>
        <w:t>任何</w:t>
      </w:r>
      <w:r w:rsidRPr="0047658D">
        <w:rPr>
          <w:rFonts w:eastAsia="新細明體" w:hint="eastAsia"/>
          <w:color w:val="444444"/>
          <w:szCs w:val="21"/>
          <w:lang w:eastAsia="zh-TW"/>
        </w:rPr>
        <w:t>爭議，雙方應友好協商，協商不成時，雙方均有權提交</w:t>
      </w:r>
      <w:r w:rsidRPr="0069285E">
        <w:rPr>
          <w:rFonts w:eastAsia="新細明體" w:hint="eastAsia"/>
          <w:color w:val="444444"/>
          <w:szCs w:val="21"/>
          <w:lang w:eastAsia="zh-TW"/>
        </w:rPr>
        <w:t>香港</w:t>
      </w:r>
      <w:r w:rsidRPr="0047658D">
        <w:rPr>
          <w:rFonts w:eastAsia="新細明體" w:hint="eastAsia"/>
          <w:color w:val="444444"/>
          <w:szCs w:val="21"/>
          <w:lang w:eastAsia="zh-TW"/>
        </w:rPr>
        <w:t>法院管轄；</w:t>
      </w:r>
    </w:p>
    <w:p w14:paraId="61716A7C" w14:textId="5B3B495E"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任何一方單方面違約或</w:t>
      </w:r>
      <w:r w:rsidRPr="0069285E">
        <w:rPr>
          <w:rFonts w:eastAsia="新細明體" w:hint="eastAsia"/>
          <w:color w:val="444444"/>
          <w:szCs w:val="21"/>
          <w:lang w:eastAsia="zh-TW"/>
        </w:rPr>
        <w:t>作出任何</w:t>
      </w:r>
      <w:r w:rsidRPr="0047658D">
        <w:rPr>
          <w:rFonts w:eastAsia="新細明體" w:hint="eastAsia"/>
          <w:color w:val="444444"/>
          <w:szCs w:val="21"/>
          <w:lang w:eastAsia="zh-TW"/>
        </w:rPr>
        <w:t>損害</w:t>
      </w:r>
      <w:r w:rsidRPr="0069285E">
        <w:rPr>
          <w:rFonts w:eastAsia="新細明體" w:hint="eastAsia"/>
          <w:color w:val="444444"/>
          <w:szCs w:val="21"/>
          <w:lang w:eastAsia="zh-TW"/>
        </w:rPr>
        <w:t>另一</w:t>
      </w:r>
      <w:r w:rsidRPr="0047658D">
        <w:rPr>
          <w:rFonts w:eastAsia="新細明體" w:hint="eastAsia"/>
          <w:color w:val="444444"/>
          <w:szCs w:val="21"/>
          <w:lang w:eastAsia="zh-TW"/>
        </w:rPr>
        <w:t>方利益或形象的行為，另一方有權</w:t>
      </w:r>
      <w:r w:rsidRPr="003F6395">
        <w:rPr>
          <w:rFonts w:eastAsia="新細明體" w:hint="eastAsia"/>
          <w:color w:val="444444"/>
          <w:szCs w:val="21"/>
          <w:lang w:eastAsia="zh-TW"/>
        </w:rPr>
        <w:t>單方面</w:t>
      </w:r>
      <w:r w:rsidRPr="0047658D">
        <w:rPr>
          <w:rFonts w:eastAsia="新細明體" w:hint="eastAsia"/>
          <w:color w:val="444444"/>
          <w:szCs w:val="21"/>
          <w:lang w:eastAsia="zh-TW"/>
        </w:rPr>
        <w:t>終止本</w:t>
      </w:r>
      <w:r w:rsidR="00501F9B">
        <w:rPr>
          <w:rFonts w:eastAsia="新細明體" w:hint="eastAsia"/>
          <w:color w:val="444444"/>
          <w:szCs w:val="21"/>
          <w:lang w:eastAsia="zh-TW"/>
        </w:rPr>
        <w:t>協議</w:t>
      </w:r>
      <w:r w:rsidRPr="0047658D">
        <w:rPr>
          <w:rFonts w:eastAsia="新細明體" w:hint="eastAsia"/>
          <w:color w:val="444444"/>
          <w:szCs w:val="21"/>
          <w:lang w:eastAsia="zh-TW"/>
        </w:rPr>
        <w:t>。</w:t>
      </w:r>
    </w:p>
    <w:p w14:paraId="570F0D5C" w14:textId="77777777" w:rsidR="00A05741" w:rsidRDefault="00A05741">
      <w:pPr>
        <w:spacing w:line="360" w:lineRule="auto"/>
        <w:ind w:left="425"/>
        <w:rPr>
          <w:color w:val="444444"/>
          <w:szCs w:val="21"/>
          <w:lang w:eastAsia="zh-TW"/>
        </w:rPr>
      </w:pPr>
    </w:p>
    <w:p w14:paraId="778054FD" w14:textId="58C284C4"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其他</w:t>
      </w:r>
    </w:p>
    <w:p w14:paraId="1149748F" w14:textId="751DD365" w:rsidR="00A05741" w:rsidRDefault="00AF089A" w:rsidP="008D1376">
      <w:pPr>
        <w:numPr>
          <w:ilvl w:val="0"/>
          <w:numId w:val="14"/>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一式四份，雙方各執兩份，具有同等法律效力。其他未盡事宜由雙方另行協商解決。</w:t>
      </w:r>
    </w:p>
    <w:p w14:paraId="4A095529" w14:textId="3B35550F" w:rsidR="00A05741" w:rsidRDefault="00496612">
      <w:pPr>
        <w:widowControl/>
        <w:adjustRightInd w:val="0"/>
        <w:snapToGrid w:val="0"/>
        <w:spacing w:before="100" w:beforeAutospacing="1" w:after="100" w:afterAutospacing="1" w:line="360" w:lineRule="auto"/>
        <w:jc w:val="left"/>
        <w:rPr>
          <w:rFonts w:ascii="SimSun" w:hAnsi="SimSun" w:cs="SimSun"/>
          <w:b/>
          <w:color w:val="000000"/>
          <w:kern w:val="0"/>
          <w:sz w:val="24"/>
          <w:lang w:eastAsia="zh-TW"/>
        </w:rPr>
      </w:pPr>
      <w:r>
        <w:rPr>
          <w:rFonts w:ascii="SimSun" w:hAnsi="SimSun" w:cs="SimSun"/>
          <w:color w:val="000000"/>
          <w:kern w:val="0"/>
          <w:sz w:val="24"/>
          <w:lang w:eastAsia="zh-TW"/>
        </w:rPr>
        <w:br/>
      </w:r>
      <w:r w:rsidR="00AF089A" w:rsidRPr="0047658D">
        <w:rPr>
          <w:rFonts w:ascii="SimSun" w:eastAsia="新細明體" w:hAnsi="SimSun" w:hint="eastAsia"/>
          <w:b/>
          <w:sz w:val="24"/>
          <w:lang w:eastAsia="zh-TW"/>
        </w:rPr>
        <w:t>（以下無正文）</w:t>
      </w:r>
    </w:p>
    <w:p w14:paraId="2309DA71" w14:textId="77777777" w:rsidR="00932116" w:rsidRDefault="00932116">
      <w:pPr>
        <w:widowControl/>
        <w:jc w:val="left"/>
        <w:rPr>
          <w:ins w:id="9" w:author="Microsoft Office User" w:date="2017-11-28T17:27:00Z"/>
          <w:rFonts w:ascii="SimSun" w:eastAsia="新細明體" w:hAnsi="SimSun"/>
          <w:b/>
          <w:sz w:val="24"/>
          <w:lang w:eastAsia="zh-TW"/>
        </w:rPr>
      </w:pPr>
      <w:ins w:id="10" w:author="Microsoft Office User" w:date="2017-11-28T17:27:00Z">
        <w:r>
          <w:rPr>
            <w:rFonts w:ascii="SimSun" w:eastAsia="新細明體" w:hAnsi="SimSun"/>
            <w:b/>
            <w:sz w:val="24"/>
            <w:lang w:eastAsia="zh-TW"/>
          </w:rPr>
          <w:br w:type="page"/>
        </w:r>
      </w:ins>
    </w:p>
    <w:p w14:paraId="3273657F" w14:textId="30ED84BB" w:rsidR="00A05741" w:rsidRDefault="00AF089A">
      <w:pPr>
        <w:spacing w:line="360" w:lineRule="auto"/>
        <w:ind w:left="560"/>
        <w:jc w:val="center"/>
        <w:textAlignment w:val="baseline"/>
        <w:rPr>
          <w:rFonts w:ascii="SimSun" w:hAnsi="SimSun"/>
          <w:b/>
          <w:sz w:val="24"/>
          <w:lang w:eastAsia="zh-TW"/>
        </w:rPr>
      </w:pPr>
      <w:bookmarkStart w:id="11" w:name="_GoBack"/>
      <w:bookmarkEnd w:id="11"/>
      <w:r w:rsidRPr="0047658D">
        <w:rPr>
          <w:rFonts w:ascii="SimSun" w:eastAsia="新細明體" w:hAnsi="SimSun" w:hint="eastAsia"/>
          <w:b/>
          <w:sz w:val="24"/>
          <w:lang w:eastAsia="zh-TW"/>
        </w:rPr>
        <w:lastRenderedPageBreak/>
        <w:t>（本頁無正文，為簽字頁）</w:t>
      </w:r>
    </w:p>
    <w:p w14:paraId="10098950"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8E5832D"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77E62944"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3CA0053" w14:textId="0599D14A" w:rsidR="00A05741" w:rsidRPr="00FC6963" w:rsidRDefault="00AF089A" w:rsidP="00FC6963">
      <w:pPr>
        <w:spacing w:line="360" w:lineRule="auto"/>
        <w:outlineLvl w:val="0"/>
        <w:rPr>
          <w:rFonts w:ascii="SimSun" w:hAnsi="SimSun"/>
          <w:sz w:val="24"/>
          <w:lang w:eastAsia="zh-TW"/>
        </w:rPr>
      </w:pPr>
      <w:r w:rsidRPr="0047658D">
        <w:rPr>
          <w:rFonts w:ascii="SimSun" w:eastAsia="新細明體" w:hAnsi="SimSun" w:hint="eastAsia"/>
          <w:sz w:val="24"/>
          <w:lang w:eastAsia="zh-TW"/>
        </w:rPr>
        <w:t>甲</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方：交銀國際控股有限公司</w:t>
      </w:r>
      <w:r w:rsidRPr="0047658D">
        <w:rPr>
          <w:rFonts w:ascii="SimSun" w:eastAsia="新細明體" w:hAnsi="SimSun"/>
          <w:sz w:val="24"/>
          <w:lang w:eastAsia="zh-TW"/>
        </w:rPr>
        <w:t xml:space="preserve">   </w:t>
      </w:r>
    </w:p>
    <w:p w14:paraId="077B5C47" w14:textId="77777777" w:rsidR="00A05741" w:rsidRPr="00FC6963" w:rsidRDefault="00A05741">
      <w:pPr>
        <w:tabs>
          <w:tab w:val="left" w:pos="540"/>
        </w:tabs>
        <w:adjustRightInd w:val="0"/>
        <w:snapToGrid w:val="0"/>
        <w:spacing w:line="360" w:lineRule="auto"/>
        <w:rPr>
          <w:rFonts w:ascii="SimSun" w:hAnsi="SimSun"/>
          <w:sz w:val="24"/>
          <w:lang w:eastAsia="zh-TW"/>
        </w:rPr>
      </w:pPr>
    </w:p>
    <w:p w14:paraId="228FC764" w14:textId="77777777" w:rsidR="00A05741" w:rsidRPr="00FC6963" w:rsidRDefault="00A05741">
      <w:pPr>
        <w:tabs>
          <w:tab w:val="left" w:pos="540"/>
        </w:tabs>
        <w:adjustRightInd w:val="0"/>
        <w:snapToGrid w:val="0"/>
        <w:spacing w:line="360" w:lineRule="auto"/>
        <w:rPr>
          <w:rFonts w:ascii="SimSun" w:hAnsi="SimSun"/>
          <w:sz w:val="24"/>
          <w:lang w:eastAsia="zh-TW"/>
        </w:rPr>
      </w:pPr>
    </w:p>
    <w:p w14:paraId="00E118A1" w14:textId="78FEBE8C"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甲方簽名（或蓋章）：</w:t>
      </w:r>
      <w:r w:rsidR="00496612" w:rsidRPr="00FC6963">
        <w:rPr>
          <w:rFonts w:ascii="SimSun" w:hAnsi="SimSun" w:hint="eastAsia"/>
          <w:sz w:val="24"/>
          <w:lang w:eastAsia="zh-TW"/>
        </w:rPr>
        <w:t xml:space="preserve">            </w:t>
      </w:r>
    </w:p>
    <w:p w14:paraId="567A8F09" w14:textId="77777777" w:rsidR="00A05741" w:rsidRPr="00FC6963" w:rsidRDefault="00A05741">
      <w:pPr>
        <w:adjustRightInd w:val="0"/>
        <w:snapToGrid w:val="0"/>
        <w:spacing w:line="360" w:lineRule="auto"/>
        <w:rPr>
          <w:rFonts w:ascii="SimSun" w:hAnsi="SimSun"/>
          <w:sz w:val="24"/>
          <w:lang w:eastAsia="zh-TW"/>
        </w:rPr>
      </w:pPr>
    </w:p>
    <w:p w14:paraId="36CE2F1A" w14:textId="53BD2A50"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1EF1CDCA" w14:textId="77777777" w:rsidR="00A05741" w:rsidRPr="00FC6963" w:rsidRDefault="00A05741">
      <w:pPr>
        <w:rPr>
          <w:sz w:val="24"/>
        </w:rPr>
      </w:pPr>
    </w:p>
    <w:p w14:paraId="3D7093F4" w14:textId="2CB18B41" w:rsidR="00A05741" w:rsidRPr="00FC6963" w:rsidRDefault="00AF089A" w:rsidP="00FC6963">
      <w:pPr>
        <w:spacing w:line="360" w:lineRule="auto"/>
        <w:outlineLvl w:val="0"/>
        <w:rPr>
          <w:rFonts w:ascii="SimSun" w:hAnsi="SimSun"/>
          <w:sz w:val="24"/>
        </w:rPr>
      </w:pPr>
      <w:r w:rsidRPr="0047658D">
        <w:rPr>
          <w:rFonts w:ascii="SimSun" w:eastAsia="新細明體" w:hAnsi="SimSun" w:hint="eastAsia"/>
          <w:sz w:val="24"/>
          <w:lang w:eastAsia="zh-TW"/>
        </w:rPr>
        <w:t>乙</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w:t>
      </w:r>
      <w:r w:rsidRPr="0047658D">
        <w:rPr>
          <w:rFonts w:eastAsia="新細明體" w:hint="eastAsia"/>
          <w:color w:val="444444"/>
          <w:sz w:val="24"/>
          <w:lang w:eastAsia="zh-TW"/>
        </w:rPr>
        <w:t>香港</w:t>
      </w:r>
      <w:r w:rsidR="00B56D06">
        <w:rPr>
          <w:rFonts w:eastAsia="新細明體" w:hint="eastAsia"/>
          <w:color w:val="444444"/>
          <w:sz w:val="24"/>
          <w:lang w:eastAsia="zh-TW"/>
        </w:rPr>
        <w:t>智能</w:t>
      </w:r>
      <w:r w:rsidRPr="0047658D">
        <w:rPr>
          <w:rFonts w:eastAsia="新細明體" w:hint="eastAsia"/>
          <w:color w:val="444444"/>
          <w:sz w:val="24"/>
          <w:lang w:eastAsia="zh-TW"/>
        </w:rPr>
        <w:t>金融科技有限公司</w:t>
      </w:r>
      <w:r>
        <w:rPr>
          <w:rFonts w:eastAsia="新細明體" w:hint="eastAsia"/>
          <w:color w:val="444444"/>
          <w:sz w:val="24"/>
          <w:lang w:eastAsia="zh-TW"/>
        </w:rPr>
        <w:t>（</w:t>
      </w:r>
      <w:r>
        <w:rPr>
          <w:rFonts w:eastAsia="新細明體"/>
          <w:color w:val="444444"/>
          <w:sz w:val="24"/>
          <w:lang w:eastAsia="zh-TW"/>
        </w:rPr>
        <w:t>FDT AI Limited</w:t>
      </w:r>
      <w:r>
        <w:rPr>
          <w:rFonts w:eastAsia="新細明體" w:hint="eastAsia"/>
          <w:color w:val="444444"/>
          <w:sz w:val="24"/>
          <w:lang w:eastAsia="zh-TW"/>
        </w:rPr>
        <w:t>）</w:t>
      </w:r>
    </w:p>
    <w:p w14:paraId="22E8BBC1" w14:textId="77777777" w:rsidR="00A05741" w:rsidRPr="00FC6963" w:rsidRDefault="00A05741">
      <w:pPr>
        <w:tabs>
          <w:tab w:val="left" w:pos="540"/>
        </w:tabs>
        <w:adjustRightInd w:val="0"/>
        <w:snapToGrid w:val="0"/>
        <w:spacing w:line="360" w:lineRule="auto"/>
        <w:rPr>
          <w:rFonts w:ascii="SimSun" w:hAnsi="SimSun"/>
          <w:sz w:val="24"/>
        </w:rPr>
      </w:pPr>
    </w:p>
    <w:p w14:paraId="557792DC" w14:textId="20317458"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乙方簽名（或蓋章）：</w:t>
      </w:r>
      <w:r w:rsidR="00496612" w:rsidRPr="00FC6963">
        <w:rPr>
          <w:rFonts w:ascii="SimSun" w:hAnsi="SimSun" w:hint="eastAsia"/>
          <w:sz w:val="24"/>
          <w:lang w:eastAsia="zh-TW"/>
        </w:rPr>
        <w:t xml:space="preserve">            </w:t>
      </w:r>
    </w:p>
    <w:p w14:paraId="6749E127" w14:textId="77777777" w:rsidR="00A05741" w:rsidRPr="00FC6963" w:rsidRDefault="00A05741">
      <w:pPr>
        <w:adjustRightInd w:val="0"/>
        <w:snapToGrid w:val="0"/>
        <w:spacing w:line="360" w:lineRule="auto"/>
        <w:rPr>
          <w:rFonts w:ascii="SimSun" w:hAnsi="SimSun"/>
          <w:sz w:val="24"/>
          <w:lang w:eastAsia="zh-TW"/>
        </w:rPr>
      </w:pPr>
    </w:p>
    <w:p w14:paraId="184F9034" w14:textId="3256F866"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3F5BD81B" w14:textId="77777777" w:rsidR="00A05741" w:rsidRDefault="00A05741">
      <w:pPr>
        <w:pStyle w:val="1"/>
        <w:ind w:firstLineChars="0" w:firstLine="0"/>
        <w:rPr>
          <w:sz w:val="28"/>
          <w:szCs w:val="28"/>
        </w:rPr>
      </w:pPr>
    </w:p>
    <w:p w14:paraId="417E6D02" w14:textId="77777777" w:rsidR="00A05741" w:rsidRDefault="00A05741">
      <w:pPr>
        <w:wordWrap w:val="0"/>
        <w:spacing w:line="360" w:lineRule="auto"/>
        <w:ind w:right="420"/>
      </w:pPr>
    </w:p>
    <w:sectPr w:rsidR="00A05741">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8DB443" w14:textId="77777777" w:rsidR="007542F5" w:rsidRDefault="007542F5">
      <w:r>
        <w:separator/>
      </w:r>
    </w:p>
  </w:endnote>
  <w:endnote w:type="continuationSeparator" w:id="0">
    <w:p w14:paraId="1571C045" w14:textId="77777777" w:rsidR="007542F5" w:rsidRDefault="007542F5">
      <w:r>
        <w:continuationSeparator/>
      </w:r>
    </w:p>
  </w:endnote>
  <w:endnote w:type="continuationNotice" w:id="1">
    <w:p w14:paraId="6FCF7F5F" w14:textId="77777777" w:rsidR="007542F5" w:rsidRDefault="007542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新細明體">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080E0000" w:usb2="00000010" w:usb3="00000000" w:csb0="00040001" w:csb1="00000000"/>
  </w:font>
  <w:font w:name="ڌ墍">
    <w:altName w:val="宋体"/>
    <w:charset w:val="86"/>
    <w:family w:val="roman"/>
    <w:pitch w:val="default"/>
    <w:sig w:usb0="00000000" w:usb1="00000000" w:usb2="00000010" w:usb3="00000000" w:csb0="00040000" w:csb1="00000000"/>
  </w:font>
  <w:font w:name="Apple Color Emoji">
    <w:panose1 w:val="00000000000000000000"/>
    <w:charset w:val="00"/>
    <w:family w:val="auto"/>
    <w:pitch w:val="variable"/>
    <w:sig w:usb0="00000003" w:usb1="18000000" w:usb2="14000000" w:usb3="00000000" w:csb0="00000001" w:csb1="00000000"/>
  </w:font>
  <w:font w:name="SimHei">
    <w:panose1 w:val="02010609060101010101"/>
    <w:charset w:val="86"/>
    <w:family w:val="auto"/>
    <w:pitch w:val="variable"/>
    <w:sig w:usb0="800002BF" w:usb1="38CF7CFA"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4E2CE4" w14:textId="77777777" w:rsidR="007542F5" w:rsidRDefault="007542F5">
      <w:r>
        <w:separator/>
      </w:r>
    </w:p>
  </w:footnote>
  <w:footnote w:type="continuationSeparator" w:id="0">
    <w:p w14:paraId="312800DA" w14:textId="77777777" w:rsidR="007542F5" w:rsidRDefault="007542F5">
      <w:r>
        <w:continuationSeparator/>
      </w:r>
    </w:p>
  </w:footnote>
  <w:footnote w:type="continuationNotice" w:id="1">
    <w:p w14:paraId="5C44C15F" w14:textId="77777777" w:rsidR="007542F5" w:rsidRDefault="007542F5"/>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B368B" w14:textId="7B82F38C" w:rsidR="00AF089A" w:rsidRDefault="00AF089A">
    <w:pPr>
      <w:pStyle w:val="Header"/>
      <w:jc w:val="both"/>
    </w:pPr>
    <w:r>
      <w:rPr>
        <w:noProof/>
      </w:rPr>
      <w:drawing>
        <wp:inline distT="0" distB="0" distL="0" distR="0" wp14:anchorId="69C64655" wp14:editId="4566E1E1">
          <wp:extent cx="737235" cy="329040"/>
          <wp:effectExtent l="0" t="0" r="0" b="127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612" cy="336796"/>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A7A2F8C"/>
    <w:lvl w:ilvl="0" w:tplc="89B6A266">
      <w:start w:val="1"/>
      <w:numFmt w:val="bullet"/>
      <w:lvlText w:val="•"/>
      <w:lvlJc w:val="left"/>
      <w:pPr>
        <w:tabs>
          <w:tab w:val="left" w:pos="720"/>
        </w:tabs>
        <w:ind w:left="720" w:hanging="360"/>
      </w:pPr>
      <w:rPr>
        <w:rFonts w:ascii="Arial" w:hAnsi="Arial" w:hint="default"/>
      </w:rPr>
    </w:lvl>
    <w:lvl w:ilvl="1" w:tplc="AEBAC134" w:tentative="1">
      <w:start w:val="1"/>
      <w:numFmt w:val="bullet"/>
      <w:lvlText w:val="•"/>
      <w:lvlJc w:val="left"/>
      <w:pPr>
        <w:tabs>
          <w:tab w:val="left" w:pos="1440"/>
        </w:tabs>
        <w:ind w:left="1440" w:hanging="360"/>
      </w:pPr>
      <w:rPr>
        <w:rFonts w:ascii="Arial" w:hAnsi="Arial" w:hint="default"/>
      </w:rPr>
    </w:lvl>
    <w:lvl w:ilvl="2" w:tplc="7F34618E" w:tentative="1">
      <w:start w:val="1"/>
      <w:numFmt w:val="bullet"/>
      <w:lvlText w:val="•"/>
      <w:lvlJc w:val="left"/>
      <w:pPr>
        <w:tabs>
          <w:tab w:val="left" w:pos="2160"/>
        </w:tabs>
        <w:ind w:left="2160" w:hanging="360"/>
      </w:pPr>
      <w:rPr>
        <w:rFonts w:ascii="Arial" w:hAnsi="Arial" w:hint="default"/>
      </w:rPr>
    </w:lvl>
    <w:lvl w:ilvl="3" w:tplc="E45A1360" w:tentative="1">
      <w:start w:val="1"/>
      <w:numFmt w:val="bullet"/>
      <w:lvlText w:val="•"/>
      <w:lvlJc w:val="left"/>
      <w:pPr>
        <w:tabs>
          <w:tab w:val="left" w:pos="2880"/>
        </w:tabs>
        <w:ind w:left="2880" w:hanging="360"/>
      </w:pPr>
      <w:rPr>
        <w:rFonts w:ascii="Arial" w:hAnsi="Arial" w:hint="default"/>
      </w:rPr>
    </w:lvl>
    <w:lvl w:ilvl="4" w:tplc="9A3ECFA4" w:tentative="1">
      <w:start w:val="1"/>
      <w:numFmt w:val="bullet"/>
      <w:lvlText w:val="•"/>
      <w:lvlJc w:val="left"/>
      <w:pPr>
        <w:tabs>
          <w:tab w:val="left" w:pos="3600"/>
        </w:tabs>
        <w:ind w:left="3600" w:hanging="360"/>
      </w:pPr>
      <w:rPr>
        <w:rFonts w:ascii="Arial" w:hAnsi="Arial" w:hint="default"/>
      </w:rPr>
    </w:lvl>
    <w:lvl w:ilvl="5" w:tplc="4768EBC4" w:tentative="1">
      <w:start w:val="1"/>
      <w:numFmt w:val="bullet"/>
      <w:lvlText w:val="•"/>
      <w:lvlJc w:val="left"/>
      <w:pPr>
        <w:tabs>
          <w:tab w:val="left" w:pos="4320"/>
        </w:tabs>
        <w:ind w:left="4320" w:hanging="360"/>
      </w:pPr>
      <w:rPr>
        <w:rFonts w:ascii="Arial" w:hAnsi="Arial" w:hint="default"/>
      </w:rPr>
    </w:lvl>
    <w:lvl w:ilvl="6" w:tplc="6BD655A0" w:tentative="1">
      <w:start w:val="1"/>
      <w:numFmt w:val="bullet"/>
      <w:lvlText w:val="•"/>
      <w:lvlJc w:val="left"/>
      <w:pPr>
        <w:tabs>
          <w:tab w:val="left" w:pos="5040"/>
        </w:tabs>
        <w:ind w:left="5040" w:hanging="360"/>
      </w:pPr>
      <w:rPr>
        <w:rFonts w:ascii="Arial" w:hAnsi="Arial" w:hint="default"/>
      </w:rPr>
    </w:lvl>
    <w:lvl w:ilvl="7" w:tplc="3DE8513E" w:tentative="1">
      <w:start w:val="1"/>
      <w:numFmt w:val="bullet"/>
      <w:lvlText w:val="•"/>
      <w:lvlJc w:val="left"/>
      <w:pPr>
        <w:tabs>
          <w:tab w:val="left" w:pos="5760"/>
        </w:tabs>
        <w:ind w:left="5760" w:hanging="360"/>
      </w:pPr>
      <w:rPr>
        <w:rFonts w:ascii="Arial" w:hAnsi="Arial" w:hint="default"/>
      </w:rPr>
    </w:lvl>
    <w:lvl w:ilvl="8" w:tplc="13248FB6" w:tentative="1">
      <w:start w:val="1"/>
      <w:numFmt w:val="bullet"/>
      <w:lvlText w:val="•"/>
      <w:lvlJc w:val="left"/>
      <w:pPr>
        <w:tabs>
          <w:tab w:val="left" w:pos="6480"/>
        </w:tabs>
        <w:ind w:left="6480" w:hanging="360"/>
      </w:pPr>
      <w:rPr>
        <w:rFonts w:ascii="Arial" w:hAnsi="Arial" w:hint="default"/>
      </w:rPr>
    </w:lvl>
  </w:abstractNum>
  <w:abstractNum w:abstractNumId="1">
    <w:nsid w:val="00000002"/>
    <w:multiLevelType w:val="multilevel"/>
    <w:tmpl w:val="699957D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00000003"/>
    <w:multiLevelType w:val="hybridMultilevel"/>
    <w:tmpl w:val="457C0F0E"/>
    <w:lvl w:ilvl="0" w:tplc="DE1C7006">
      <w:start w:val="1"/>
      <w:numFmt w:val="decimal"/>
      <w:lvlText w:val="%1."/>
      <w:lvlJc w:val="left"/>
      <w:pPr>
        <w:tabs>
          <w:tab w:val="left" w:pos="720"/>
        </w:tabs>
        <w:ind w:left="720" w:hanging="360"/>
      </w:pPr>
    </w:lvl>
    <w:lvl w:ilvl="1" w:tplc="027EEDE8" w:tentative="1">
      <w:start w:val="1"/>
      <w:numFmt w:val="decimal"/>
      <w:lvlText w:val="%2."/>
      <w:lvlJc w:val="left"/>
      <w:pPr>
        <w:tabs>
          <w:tab w:val="left" w:pos="1440"/>
        </w:tabs>
        <w:ind w:left="1440" w:hanging="360"/>
      </w:pPr>
    </w:lvl>
    <w:lvl w:ilvl="2" w:tplc="9D868E02" w:tentative="1">
      <w:start w:val="1"/>
      <w:numFmt w:val="decimal"/>
      <w:lvlText w:val="%3."/>
      <w:lvlJc w:val="left"/>
      <w:pPr>
        <w:tabs>
          <w:tab w:val="left" w:pos="2160"/>
        </w:tabs>
        <w:ind w:left="2160" w:hanging="360"/>
      </w:pPr>
    </w:lvl>
    <w:lvl w:ilvl="3" w:tplc="8FAC1D54" w:tentative="1">
      <w:start w:val="1"/>
      <w:numFmt w:val="decimal"/>
      <w:lvlText w:val="%4."/>
      <w:lvlJc w:val="left"/>
      <w:pPr>
        <w:tabs>
          <w:tab w:val="left" w:pos="2880"/>
        </w:tabs>
        <w:ind w:left="2880" w:hanging="360"/>
      </w:pPr>
    </w:lvl>
    <w:lvl w:ilvl="4" w:tplc="9836B884" w:tentative="1">
      <w:start w:val="1"/>
      <w:numFmt w:val="decimal"/>
      <w:lvlText w:val="%5."/>
      <w:lvlJc w:val="left"/>
      <w:pPr>
        <w:tabs>
          <w:tab w:val="left" w:pos="3600"/>
        </w:tabs>
        <w:ind w:left="3600" w:hanging="360"/>
      </w:pPr>
    </w:lvl>
    <w:lvl w:ilvl="5" w:tplc="1FC89AA0" w:tentative="1">
      <w:start w:val="1"/>
      <w:numFmt w:val="decimal"/>
      <w:lvlText w:val="%6."/>
      <w:lvlJc w:val="left"/>
      <w:pPr>
        <w:tabs>
          <w:tab w:val="left" w:pos="4320"/>
        </w:tabs>
        <w:ind w:left="4320" w:hanging="360"/>
      </w:pPr>
    </w:lvl>
    <w:lvl w:ilvl="6" w:tplc="76AAC9D6" w:tentative="1">
      <w:start w:val="1"/>
      <w:numFmt w:val="decimal"/>
      <w:lvlText w:val="%7."/>
      <w:lvlJc w:val="left"/>
      <w:pPr>
        <w:tabs>
          <w:tab w:val="left" w:pos="5040"/>
        </w:tabs>
        <w:ind w:left="5040" w:hanging="360"/>
      </w:pPr>
    </w:lvl>
    <w:lvl w:ilvl="7" w:tplc="9FCA7A64" w:tentative="1">
      <w:start w:val="1"/>
      <w:numFmt w:val="decimal"/>
      <w:lvlText w:val="%8."/>
      <w:lvlJc w:val="left"/>
      <w:pPr>
        <w:tabs>
          <w:tab w:val="left" w:pos="5760"/>
        </w:tabs>
        <w:ind w:left="5760" w:hanging="360"/>
      </w:pPr>
    </w:lvl>
    <w:lvl w:ilvl="8" w:tplc="AAA0446C" w:tentative="1">
      <w:start w:val="1"/>
      <w:numFmt w:val="decimal"/>
      <w:lvlText w:val="%9."/>
      <w:lvlJc w:val="left"/>
      <w:pPr>
        <w:tabs>
          <w:tab w:val="left" w:pos="6480"/>
        </w:tabs>
        <w:ind w:left="6480" w:hanging="360"/>
      </w:pPr>
    </w:lvl>
  </w:abstractNum>
  <w:abstractNum w:abstractNumId="3">
    <w:nsid w:val="00000004"/>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0000005"/>
    <w:multiLevelType w:val="hybridMultilevel"/>
    <w:tmpl w:val="E5C2DA2E"/>
    <w:lvl w:ilvl="0" w:tplc="8E3AED22">
      <w:start w:val="1"/>
      <w:numFmt w:val="bullet"/>
      <w:lvlText w:val="•"/>
      <w:lvlJc w:val="left"/>
      <w:pPr>
        <w:tabs>
          <w:tab w:val="left" w:pos="720"/>
        </w:tabs>
        <w:ind w:left="720" w:hanging="360"/>
      </w:pPr>
      <w:rPr>
        <w:rFonts w:ascii="Arial" w:hAnsi="Arial" w:hint="default"/>
      </w:rPr>
    </w:lvl>
    <w:lvl w:ilvl="1" w:tplc="BABE7AAE">
      <w:start w:val="1"/>
      <w:numFmt w:val="bullet"/>
      <w:lvlText w:val="•"/>
      <w:lvlJc w:val="left"/>
      <w:pPr>
        <w:tabs>
          <w:tab w:val="left" w:pos="1440"/>
        </w:tabs>
        <w:ind w:left="1440" w:hanging="360"/>
      </w:pPr>
      <w:rPr>
        <w:rFonts w:ascii="Arial" w:hAnsi="Arial" w:hint="default"/>
      </w:rPr>
    </w:lvl>
    <w:lvl w:ilvl="2" w:tplc="036A71DA" w:tentative="1">
      <w:start w:val="1"/>
      <w:numFmt w:val="bullet"/>
      <w:lvlText w:val="•"/>
      <w:lvlJc w:val="left"/>
      <w:pPr>
        <w:tabs>
          <w:tab w:val="left" w:pos="2160"/>
        </w:tabs>
        <w:ind w:left="2160" w:hanging="360"/>
      </w:pPr>
      <w:rPr>
        <w:rFonts w:ascii="Arial" w:hAnsi="Arial" w:hint="default"/>
      </w:rPr>
    </w:lvl>
    <w:lvl w:ilvl="3" w:tplc="30467CDA" w:tentative="1">
      <w:start w:val="1"/>
      <w:numFmt w:val="bullet"/>
      <w:lvlText w:val="•"/>
      <w:lvlJc w:val="left"/>
      <w:pPr>
        <w:tabs>
          <w:tab w:val="left" w:pos="2880"/>
        </w:tabs>
        <w:ind w:left="2880" w:hanging="360"/>
      </w:pPr>
      <w:rPr>
        <w:rFonts w:ascii="Arial" w:hAnsi="Arial" w:hint="default"/>
      </w:rPr>
    </w:lvl>
    <w:lvl w:ilvl="4" w:tplc="3CEC9118" w:tentative="1">
      <w:start w:val="1"/>
      <w:numFmt w:val="bullet"/>
      <w:lvlText w:val="•"/>
      <w:lvlJc w:val="left"/>
      <w:pPr>
        <w:tabs>
          <w:tab w:val="left" w:pos="3600"/>
        </w:tabs>
        <w:ind w:left="3600" w:hanging="360"/>
      </w:pPr>
      <w:rPr>
        <w:rFonts w:ascii="Arial" w:hAnsi="Arial" w:hint="default"/>
      </w:rPr>
    </w:lvl>
    <w:lvl w:ilvl="5" w:tplc="E8049664" w:tentative="1">
      <w:start w:val="1"/>
      <w:numFmt w:val="bullet"/>
      <w:lvlText w:val="•"/>
      <w:lvlJc w:val="left"/>
      <w:pPr>
        <w:tabs>
          <w:tab w:val="left" w:pos="4320"/>
        </w:tabs>
        <w:ind w:left="4320" w:hanging="360"/>
      </w:pPr>
      <w:rPr>
        <w:rFonts w:ascii="Arial" w:hAnsi="Arial" w:hint="default"/>
      </w:rPr>
    </w:lvl>
    <w:lvl w:ilvl="6" w:tplc="1FB481EE" w:tentative="1">
      <w:start w:val="1"/>
      <w:numFmt w:val="bullet"/>
      <w:lvlText w:val="•"/>
      <w:lvlJc w:val="left"/>
      <w:pPr>
        <w:tabs>
          <w:tab w:val="left" w:pos="5040"/>
        </w:tabs>
        <w:ind w:left="5040" w:hanging="360"/>
      </w:pPr>
      <w:rPr>
        <w:rFonts w:ascii="Arial" w:hAnsi="Arial" w:hint="default"/>
      </w:rPr>
    </w:lvl>
    <w:lvl w:ilvl="7" w:tplc="2A0EC938" w:tentative="1">
      <w:start w:val="1"/>
      <w:numFmt w:val="bullet"/>
      <w:lvlText w:val="•"/>
      <w:lvlJc w:val="left"/>
      <w:pPr>
        <w:tabs>
          <w:tab w:val="left" w:pos="5760"/>
        </w:tabs>
        <w:ind w:left="5760" w:hanging="360"/>
      </w:pPr>
      <w:rPr>
        <w:rFonts w:ascii="Arial" w:hAnsi="Arial" w:hint="default"/>
      </w:rPr>
    </w:lvl>
    <w:lvl w:ilvl="8" w:tplc="224643B8" w:tentative="1">
      <w:start w:val="1"/>
      <w:numFmt w:val="bullet"/>
      <w:lvlText w:val="•"/>
      <w:lvlJc w:val="left"/>
      <w:pPr>
        <w:tabs>
          <w:tab w:val="left" w:pos="6480"/>
        </w:tabs>
        <w:ind w:left="6480" w:hanging="360"/>
      </w:pPr>
      <w:rPr>
        <w:rFonts w:ascii="Arial" w:hAnsi="Arial" w:hint="default"/>
      </w:rPr>
    </w:lvl>
  </w:abstractNum>
  <w:abstractNum w:abstractNumId="5">
    <w:nsid w:val="00000006"/>
    <w:multiLevelType w:val="multilevel"/>
    <w:tmpl w:val="03B01669"/>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nsid w:val="00000007"/>
    <w:multiLevelType w:val="hybridMultilevel"/>
    <w:tmpl w:val="3C5AC882"/>
    <w:lvl w:ilvl="0" w:tplc="CE66957A">
      <w:start w:val="1"/>
      <w:numFmt w:val="bullet"/>
      <w:lvlText w:val="•"/>
      <w:lvlJc w:val="left"/>
      <w:pPr>
        <w:tabs>
          <w:tab w:val="left" w:pos="720"/>
        </w:tabs>
        <w:ind w:left="720" w:hanging="360"/>
      </w:pPr>
      <w:rPr>
        <w:rFonts w:ascii="Arial" w:hAnsi="Arial" w:hint="default"/>
      </w:rPr>
    </w:lvl>
    <w:lvl w:ilvl="1" w:tplc="E2A0B24C" w:tentative="1">
      <w:start w:val="1"/>
      <w:numFmt w:val="bullet"/>
      <w:lvlText w:val="•"/>
      <w:lvlJc w:val="left"/>
      <w:pPr>
        <w:tabs>
          <w:tab w:val="left" w:pos="1440"/>
        </w:tabs>
        <w:ind w:left="1440" w:hanging="360"/>
      </w:pPr>
      <w:rPr>
        <w:rFonts w:ascii="Arial" w:hAnsi="Arial" w:hint="default"/>
      </w:rPr>
    </w:lvl>
    <w:lvl w:ilvl="2" w:tplc="7E02B78E" w:tentative="1">
      <w:start w:val="1"/>
      <w:numFmt w:val="bullet"/>
      <w:lvlText w:val="•"/>
      <w:lvlJc w:val="left"/>
      <w:pPr>
        <w:tabs>
          <w:tab w:val="left" w:pos="2160"/>
        </w:tabs>
        <w:ind w:left="2160" w:hanging="360"/>
      </w:pPr>
      <w:rPr>
        <w:rFonts w:ascii="Arial" w:hAnsi="Arial" w:hint="default"/>
      </w:rPr>
    </w:lvl>
    <w:lvl w:ilvl="3" w:tplc="31D6351C" w:tentative="1">
      <w:start w:val="1"/>
      <w:numFmt w:val="bullet"/>
      <w:lvlText w:val="•"/>
      <w:lvlJc w:val="left"/>
      <w:pPr>
        <w:tabs>
          <w:tab w:val="left" w:pos="2880"/>
        </w:tabs>
        <w:ind w:left="2880" w:hanging="360"/>
      </w:pPr>
      <w:rPr>
        <w:rFonts w:ascii="Arial" w:hAnsi="Arial" w:hint="default"/>
      </w:rPr>
    </w:lvl>
    <w:lvl w:ilvl="4" w:tplc="F48A1C9A" w:tentative="1">
      <w:start w:val="1"/>
      <w:numFmt w:val="bullet"/>
      <w:lvlText w:val="•"/>
      <w:lvlJc w:val="left"/>
      <w:pPr>
        <w:tabs>
          <w:tab w:val="left" w:pos="3600"/>
        </w:tabs>
        <w:ind w:left="3600" w:hanging="360"/>
      </w:pPr>
      <w:rPr>
        <w:rFonts w:ascii="Arial" w:hAnsi="Arial" w:hint="default"/>
      </w:rPr>
    </w:lvl>
    <w:lvl w:ilvl="5" w:tplc="9F3098B0" w:tentative="1">
      <w:start w:val="1"/>
      <w:numFmt w:val="bullet"/>
      <w:lvlText w:val="•"/>
      <w:lvlJc w:val="left"/>
      <w:pPr>
        <w:tabs>
          <w:tab w:val="left" w:pos="4320"/>
        </w:tabs>
        <w:ind w:left="4320" w:hanging="360"/>
      </w:pPr>
      <w:rPr>
        <w:rFonts w:ascii="Arial" w:hAnsi="Arial" w:hint="default"/>
      </w:rPr>
    </w:lvl>
    <w:lvl w:ilvl="6" w:tplc="1E1A31CA" w:tentative="1">
      <w:start w:val="1"/>
      <w:numFmt w:val="bullet"/>
      <w:lvlText w:val="•"/>
      <w:lvlJc w:val="left"/>
      <w:pPr>
        <w:tabs>
          <w:tab w:val="left" w:pos="5040"/>
        </w:tabs>
        <w:ind w:left="5040" w:hanging="360"/>
      </w:pPr>
      <w:rPr>
        <w:rFonts w:ascii="Arial" w:hAnsi="Arial" w:hint="default"/>
      </w:rPr>
    </w:lvl>
    <w:lvl w:ilvl="7" w:tplc="5DC81D2C" w:tentative="1">
      <w:start w:val="1"/>
      <w:numFmt w:val="bullet"/>
      <w:lvlText w:val="•"/>
      <w:lvlJc w:val="left"/>
      <w:pPr>
        <w:tabs>
          <w:tab w:val="left" w:pos="5760"/>
        </w:tabs>
        <w:ind w:left="5760" w:hanging="360"/>
      </w:pPr>
      <w:rPr>
        <w:rFonts w:ascii="Arial" w:hAnsi="Arial" w:hint="default"/>
      </w:rPr>
    </w:lvl>
    <w:lvl w:ilvl="8" w:tplc="670A4DCC" w:tentative="1">
      <w:start w:val="1"/>
      <w:numFmt w:val="bullet"/>
      <w:lvlText w:val="•"/>
      <w:lvlJc w:val="left"/>
      <w:pPr>
        <w:tabs>
          <w:tab w:val="left" w:pos="6480"/>
        </w:tabs>
        <w:ind w:left="6480" w:hanging="360"/>
      </w:pPr>
      <w:rPr>
        <w:rFonts w:ascii="Arial" w:hAnsi="Arial" w:hint="default"/>
      </w:rPr>
    </w:lvl>
  </w:abstractNum>
  <w:abstractNum w:abstractNumId="7">
    <w:nsid w:val="00000008"/>
    <w:multiLevelType w:val="multilevel"/>
    <w:tmpl w:val="2BDA0AD5"/>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00000009"/>
    <w:multiLevelType w:val="hybridMultilevel"/>
    <w:tmpl w:val="346433DC"/>
    <w:lvl w:ilvl="0" w:tplc="F6E2D676">
      <w:start w:val="1"/>
      <w:numFmt w:val="bullet"/>
      <w:lvlText w:val="•"/>
      <w:lvlJc w:val="left"/>
      <w:pPr>
        <w:tabs>
          <w:tab w:val="left" w:pos="720"/>
        </w:tabs>
        <w:ind w:left="720" w:hanging="360"/>
      </w:pPr>
      <w:rPr>
        <w:rFonts w:ascii="Arial" w:hAnsi="Arial" w:hint="default"/>
      </w:rPr>
    </w:lvl>
    <w:lvl w:ilvl="1" w:tplc="E38E51B0" w:tentative="1">
      <w:start w:val="1"/>
      <w:numFmt w:val="bullet"/>
      <w:lvlText w:val="•"/>
      <w:lvlJc w:val="left"/>
      <w:pPr>
        <w:tabs>
          <w:tab w:val="left" w:pos="1440"/>
        </w:tabs>
        <w:ind w:left="1440" w:hanging="360"/>
      </w:pPr>
      <w:rPr>
        <w:rFonts w:ascii="Arial" w:hAnsi="Arial" w:hint="default"/>
      </w:rPr>
    </w:lvl>
    <w:lvl w:ilvl="2" w:tplc="4D481B60" w:tentative="1">
      <w:start w:val="1"/>
      <w:numFmt w:val="bullet"/>
      <w:lvlText w:val="•"/>
      <w:lvlJc w:val="left"/>
      <w:pPr>
        <w:tabs>
          <w:tab w:val="left" w:pos="2160"/>
        </w:tabs>
        <w:ind w:left="2160" w:hanging="360"/>
      </w:pPr>
      <w:rPr>
        <w:rFonts w:ascii="Arial" w:hAnsi="Arial" w:hint="default"/>
      </w:rPr>
    </w:lvl>
    <w:lvl w:ilvl="3" w:tplc="B1C2017A" w:tentative="1">
      <w:start w:val="1"/>
      <w:numFmt w:val="bullet"/>
      <w:lvlText w:val="•"/>
      <w:lvlJc w:val="left"/>
      <w:pPr>
        <w:tabs>
          <w:tab w:val="left" w:pos="2880"/>
        </w:tabs>
        <w:ind w:left="2880" w:hanging="360"/>
      </w:pPr>
      <w:rPr>
        <w:rFonts w:ascii="Arial" w:hAnsi="Arial" w:hint="default"/>
      </w:rPr>
    </w:lvl>
    <w:lvl w:ilvl="4" w:tplc="1F6027C2" w:tentative="1">
      <w:start w:val="1"/>
      <w:numFmt w:val="bullet"/>
      <w:lvlText w:val="•"/>
      <w:lvlJc w:val="left"/>
      <w:pPr>
        <w:tabs>
          <w:tab w:val="left" w:pos="3600"/>
        </w:tabs>
        <w:ind w:left="3600" w:hanging="360"/>
      </w:pPr>
      <w:rPr>
        <w:rFonts w:ascii="Arial" w:hAnsi="Arial" w:hint="default"/>
      </w:rPr>
    </w:lvl>
    <w:lvl w:ilvl="5" w:tplc="BC84A8FA" w:tentative="1">
      <w:start w:val="1"/>
      <w:numFmt w:val="bullet"/>
      <w:lvlText w:val="•"/>
      <w:lvlJc w:val="left"/>
      <w:pPr>
        <w:tabs>
          <w:tab w:val="left" w:pos="4320"/>
        </w:tabs>
        <w:ind w:left="4320" w:hanging="360"/>
      </w:pPr>
      <w:rPr>
        <w:rFonts w:ascii="Arial" w:hAnsi="Arial" w:hint="default"/>
      </w:rPr>
    </w:lvl>
    <w:lvl w:ilvl="6" w:tplc="2026B1B6" w:tentative="1">
      <w:start w:val="1"/>
      <w:numFmt w:val="bullet"/>
      <w:lvlText w:val="•"/>
      <w:lvlJc w:val="left"/>
      <w:pPr>
        <w:tabs>
          <w:tab w:val="left" w:pos="5040"/>
        </w:tabs>
        <w:ind w:left="5040" w:hanging="360"/>
      </w:pPr>
      <w:rPr>
        <w:rFonts w:ascii="Arial" w:hAnsi="Arial" w:hint="default"/>
      </w:rPr>
    </w:lvl>
    <w:lvl w:ilvl="7" w:tplc="16D437B8" w:tentative="1">
      <w:start w:val="1"/>
      <w:numFmt w:val="bullet"/>
      <w:lvlText w:val="•"/>
      <w:lvlJc w:val="left"/>
      <w:pPr>
        <w:tabs>
          <w:tab w:val="left" w:pos="5760"/>
        </w:tabs>
        <w:ind w:left="5760" w:hanging="360"/>
      </w:pPr>
      <w:rPr>
        <w:rFonts w:ascii="Arial" w:hAnsi="Arial" w:hint="default"/>
      </w:rPr>
    </w:lvl>
    <w:lvl w:ilvl="8" w:tplc="ED86EC1A" w:tentative="1">
      <w:start w:val="1"/>
      <w:numFmt w:val="bullet"/>
      <w:lvlText w:val="•"/>
      <w:lvlJc w:val="left"/>
      <w:pPr>
        <w:tabs>
          <w:tab w:val="left" w:pos="6480"/>
        </w:tabs>
        <w:ind w:left="6480" w:hanging="360"/>
      </w:pPr>
      <w:rPr>
        <w:rFonts w:ascii="Arial" w:hAnsi="Arial" w:hint="default"/>
      </w:rPr>
    </w:lvl>
  </w:abstractNum>
  <w:abstractNum w:abstractNumId="9">
    <w:nsid w:val="0000000A"/>
    <w:multiLevelType w:val="hybridMultilevel"/>
    <w:tmpl w:val="90FCAABC"/>
    <w:lvl w:ilvl="0" w:tplc="718EE576">
      <w:start w:val="1"/>
      <w:numFmt w:val="bullet"/>
      <w:lvlText w:val="•"/>
      <w:lvlJc w:val="left"/>
      <w:pPr>
        <w:tabs>
          <w:tab w:val="left" w:pos="720"/>
        </w:tabs>
        <w:ind w:left="720" w:hanging="360"/>
      </w:pPr>
      <w:rPr>
        <w:rFonts w:ascii="Arial" w:hAnsi="Arial" w:hint="default"/>
      </w:rPr>
    </w:lvl>
    <w:lvl w:ilvl="1" w:tplc="8A4607EE">
      <w:start w:val="1"/>
      <w:numFmt w:val="bullet"/>
      <w:lvlText w:val="•"/>
      <w:lvlJc w:val="left"/>
      <w:pPr>
        <w:tabs>
          <w:tab w:val="left" w:pos="1440"/>
        </w:tabs>
        <w:ind w:left="1440" w:hanging="360"/>
      </w:pPr>
      <w:rPr>
        <w:rFonts w:ascii="Arial" w:hAnsi="Arial" w:hint="default"/>
      </w:rPr>
    </w:lvl>
    <w:lvl w:ilvl="2" w:tplc="7BDAF7E6" w:tentative="1">
      <w:start w:val="1"/>
      <w:numFmt w:val="bullet"/>
      <w:lvlText w:val="•"/>
      <w:lvlJc w:val="left"/>
      <w:pPr>
        <w:tabs>
          <w:tab w:val="left" w:pos="2160"/>
        </w:tabs>
        <w:ind w:left="2160" w:hanging="360"/>
      </w:pPr>
      <w:rPr>
        <w:rFonts w:ascii="Arial" w:hAnsi="Arial" w:hint="default"/>
      </w:rPr>
    </w:lvl>
    <w:lvl w:ilvl="3" w:tplc="EB9A1B9A" w:tentative="1">
      <w:start w:val="1"/>
      <w:numFmt w:val="bullet"/>
      <w:lvlText w:val="•"/>
      <w:lvlJc w:val="left"/>
      <w:pPr>
        <w:tabs>
          <w:tab w:val="left" w:pos="2880"/>
        </w:tabs>
        <w:ind w:left="2880" w:hanging="360"/>
      </w:pPr>
      <w:rPr>
        <w:rFonts w:ascii="Arial" w:hAnsi="Arial" w:hint="default"/>
      </w:rPr>
    </w:lvl>
    <w:lvl w:ilvl="4" w:tplc="3FAAB74C" w:tentative="1">
      <w:start w:val="1"/>
      <w:numFmt w:val="bullet"/>
      <w:lvlText w:val="•"/>
      <w:lvlJc w:val="left"/>
      <w:pPr>
        <w:tabs>
          <w:tab w:val="left" w:pos="3600"/>
        </w:tabs>
        <w:ind w:left="3600" w:hanging="360"/>
      </w:pPr>
      <w:rPr>
        <w:rFonts w:ascii="Arial" w:hAnsi="Arial" w:hint="default"/>
      </w:rPr>
    </w:lvl>
    <w:lvl w:ilvl="5" w:tplc="96FEFF0C" w:tentative="1">
      <w:start w:val="1"/>
      <w:numFmt w:val="bullet"/>
      <w:lvlText w:val="•"/>
      <w:lvlJc w:val="left"/>
      <w:pPr>
        <w:tabs>
          <w:tab w:val="left" w:pos="4320"/>
        </w:tabs>
        <w:ind w:left="4320" w:hanging="360"/>
      </w:pPr>
      <w:rPr>
        <w:rFonts w:ascii="Arial" w:hAnsi="Arial" w:hint="default"/>
      </w:rPr>
    </w:lvl>
    <w:lvl w:ilvl="6" w:tplc="33000FE0" w:tentative="1">
      <w:start w:val="1"/>
      <w:numFmt w:val="bullet"/>
      <w:lvlText w:val="•"/>
      <w:lvlJc w:val="left"/>
      <w:pPr>
        <w:tabs>
          <w:tab w:val="left" w:pos="5040"/>
        </w:tabs>
        <w:ind w:left="5040" w:hanging="360"/>
      </w:pPr>
      <w:rPr>
        <w:rFonts w:ascii="Arial" w:hAnsi="Arial" w:hint="default"/>
      </w:rPr>
    </w:lvl>
    <w:lvl w:ilvl="7" w:tplc="7F0EA408" w:tentative="1">
      <w:start w:val="1"/>
      <w:numFmt w:val="bullet"/>
      <w:lvlText w:val="•"/>
      <w:lvlJc w:val="left"/>
      <w:pPr>
        <w:tabs>
          <w:tab w:val="left" w:pos="5760"/>
        </w:tabs>
        <w:ind w:left="5760" w:hanging="360"/>
      </w:pPr>
      <w:rPr>
        <w:rFonts w:ascii="Arial" w:hAnsi="Arial" w:hint="default"/>
      </w:rPr>
    </w:lvl>
    <w:lvl w:ilvl="8" w:tplc="3CA85BB2" w:tentative="1">
      <w:start w:val="1"/>
      <w:numFmt w:val="bullet"/>
      <w:lvlText w:val="•"/>
      <w:lvlJc w:val="left"/>
      <w:pPr>
        <w:tabs>
          <w:tab w:val="left" w:pos="6480"/>
        </w:tabs>
        <w:ind w:left="6480" w:hanging="360"/>
      </w:pPr>
      <w:rPr>
        <w:rFonts w:ascii="Arial" w:hAnsi="Arial" w:hint="default"/>
      </w:rPr>
    </w:lvl>
  </w:abstractNum>
  <w:abstractNum w:abstractNumId="10">
    <w:nsid w:val="0000000B"/>
    <w:multiLevelType w:val="multilevel"/>
    <w:tmpl w:val="6DAD5E0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0000000C"/>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0000000D"/>
    <w:multiLevelType w:val="multilevel"/>
    <w:tmpl w:val="31F3665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0000000E"/>
    <w:multiLevelType w:val="hybridMultilevel"/>
    <w:tmpl w:val="2FBA727E"/>
    <w:lvl w:ilvl="0" w:tplc="B9048666">
      <w:start w:val="1"/>
      <w:numFmt w:val="bullet"/>
      <w:lvlText w:val="•"/>
      <w:lvlJc w:val="left"/>
      <w:pPr>
        <w:tabs>
          <w:tab w:val="left" w:pos="720"/>
        </w:tabs>
        <w:ind w:left="720" w:hanging="360"/>
      </w:pPr>
      <w:rPr>
        <w:rFonts w:ascii="Arial" w:hAnsi="Arial" w:hint="default"/>
      </w:rPr>
    </w:lvl>
    <w:lvl w:ilvl="1" w:tplc="9F9CA62E" w:tentative="1">
      <w:start w:val="1"/>
      <w:numFmt w:val="bullet"/>
      <w:lvlText w:val="•"/>
      <w:lvlJc w:val="left"/>
      <w:pPr>
        <w:tabs>
          <w:tab w:val="left" w:pos="1440"/>
        </w:tabs>
        <w:ind w:left="1440" w:hanging="360"/>
      </w:pPr>
      <w:rPr>
        <w:rFonts w:ascii="Arial" w:hAnsi="Arial" w:hint="default"/>
      </w:rPr>
    </w:lvl>
    <w:lvl w:ilvl="2" w:tplc="9D901BAE" w:tentative="1">
      <w:start w:val="1"/>
      <w:numFmt w:val="bullet"/>
      <w:lvlText w:val="•"/>
      <w:lvlJc w:val="left"/>
      <w:pPr>
        <w:tabs>
          <w:tab w:val="left" w:pos="2160"/>
        </w:tabs>
        <w:ind w:left="2160" w:hanging="360"/>
      </w:pPr>
      <w:rPr>
        <w:rFonts w:ascii="Arial" w:hAnsi="Arial" w:hint="default"/>
      </w:rPr>
    </w:lvl>
    <w:lvl w:ilvl="3" w:tplc="3A34578E" w:tentative="1">
      <w:start w:val="1"/>
      <w:numFmt w:val="bullet"/>
      <w:lvlText w:val="•"/>
      <w:lvlJc w:val="left"/>
      <w:pPr>
        <w:tabs>
          <w:tab w:val="left" w:pos="2880"/>
        </w:tabs>
        <w:ind w:left="2880" w:hanging="360"/>
      </w:pPr>
      <w:rPr>
        <w:rFonts w:ascii="Arial" w:hAnsi="Arial" w:hint="default"/>
      </w:rPr>
    </w:lvl>
    <w:lvl w:ilvl="4" w:tplc="5830B3E0" w:tentative="1">
      <w:start w:val="1"/>
      <w:numFmt w:val="bullet"/>
      <w:lvlText w:val="•"/>
      <w:lvlJc w:val="left"/>
      <w:pPr>
        <w:tabs>
          <w:tab w:val="left" w:pos="3600"/>
        </w:tabs>
        <w:ind w:left="3600" w:hanging="360"/>
      </w:pPr>
      <w:rPr>
        <w:rFonts w:ascii="Arial" w:hAnsi="Arial" w:hint="default"/>
      </w:rPr>
    </w:lvl>
    <w:lvl w:ilvl="5" w:tplc="50F2B4DA" w:tentative="1">
      <w:start w:val="1"/>
      <w:numFmt w:val="bullet"/>
      <w:lvlText w:val="•"/>
      <w:lvlJc w:val="left"/>
      <w:pPr>
        <w:tabs>
          <w:tab w:val="left" w:pos="4320"/>
        </w:tabs>
        <w:ind w:left="4320" w:hanging="360"/>
      </w:pPr>
      <w:rPr>
        <w:rFonts w:ascii="Arial" w:hAnsi="Arial" w:hint="default"/>
      </w:rPr>
    </w:lvl>
    <w:lvl w:ilvl="6" w:tplc="9DB47164" w:tentative="1">
      <w:start w:val="1"/>
      <w:numFmt w:val="bullet"/>
      <w:lvlText w:val="•"/>
      <w:lvlJc w:val="left"/>
      <w:pPr>
        <w:tabs>
          <w:tab w:val="left" w:pos="5040"/>
        </w:tabs>
        <w:ind w:left="5040" w:hanging="360"/>
      </w:pPr>
      <w:rPr>
        <w:rFonts w:ascii="Arial" w:hAnsi="Arial" w:hint="default"/>
      </w:rPr>
    </w:lvl>
    <w:lvl w:ilvl="7" w:tplc="A698B446" w:tentative="1">
      <w:start w:val="1"/>
      <w:numFmt w:val="bullet"/>
      <w:lvlText w:val="•"/>
      <w:lvlJc w:val="left"/>
      <w:pPr>
        <w:tabs>
          <w:tab w:val="left" w:pos="5760"/>
        </w:tabs>
        <w:ind w:left="5760" w:hanging="360"/>
      </w:pPr>
      <w:rPr>
        <w:rFonts w:ascii="Arial" w:hAnsi="Arial" w:hint="default"/>
      </w:rPr>
    </w:lvl>
    <w:lvl w:ilvl="8" w:tplc="92F0890A" w:tentative="1">
      <w:start w:val="1"/>
      <w:numFmt w:val="bullet"/>
      <w:lvlText w:val="•"/>
      <w:lvlJc w:val="left"/>
      <w:pPr>
        <w:tabs>
          <w:tab w:val="left" w:pos="6480"/>
        </w:tabs>
        <w:ind w:left="6480" w:hanging="360"/>
      </w:pPr>
      <w:rPr>
        <w:rFonts w:ascii="Arial" w:hAnsi="Arial" w:hint="default"/>
      </w:rPr>
    </w:lvl>
  </w:abstractNum>
  <w:abstractNum w:abstractNumId="14">
    <w:nsid w:val="020661F7"/>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0C09626F"/>
    <w:multiLevelType w:val="multilevel"/>
    <w:tmpl w:val="04090021"/>
    <w:lvl w:ilvl="0">
      <w:start w:val="1"/>
      <w:numFmt w:val="upperRoman"/>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0DC60B1F"/>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nsid w:val="26E01592"/>
    <w:multiLevelType w:val="hybridMultilevel"/>
    <w:tmpl w:val="8FC4F606"/>
    <w:lvl w:ilvl="0" w:tplc="01E86578">
      <w:start w:val="1"/>
      <w:numFmt w:val="bullet"/>
      <w:lvlText w:val="•"/>
      <w:lvlJc w:val="left"/>
      <w:pPr>
        <w:tabs>
          <w:tab w:val="left" w:pos="720"/>
        </w:tabs>
        <w:ind w:left="720" w:hanging="360"/>
      </w:pPr>
      <w:rPr>
        <w:rFonts w:ascii="Arial" w:hAnsi="Arial" w:hint="default"/>
      </w:rPr>
    </w:lvl>
    <w:lvl w:ilvl="1" w:tplc="3A5E91BA">
      <w:start w:val="1"/>
      <w:numFmt w:val="bullet"/>
      <w:lvlText w:val="•"/>
      <w:lvlJc w:val="left"/>
      <w:pPr>
        <w:tabs>
          <w:tab w:val="left" w:pos="1440"/>
        </w:tabs>
        <w:ind w:left="1440" w:hanging="360"/>
      </w:pPr>
      <w:rPr>
        <w:rFonts w:ascii="Arial" w:hAnsi="Arial" w:hint="default"/>
      </w:rPr>
    </w:lvl>
    <w:lvl w:ilvl="2" w:tplc="0FCC569E" w:tentative="1">
      <w:start w:val="1"/>
      <w:numFmt w:val="bullet"/>
      <w:lvlText w:val="•"/>
      <w:lvlJc w:val="left"/>
      <w:pPr>
        <w:tabs>
          <w:tab w:val="left" w:pos="2160"/>
        </w:tabs>
        <w:ind w:left="2160" w:hanging="360"/>
      </w:pPr>
      <w:rPr>
        <w:rFonts w:ascii="Arial" w:hAnsi="Arial" w:hint="default"/>
      </w:rPr>
    </w:lvl>
    <w:lvl w:ilvl="3" w:tplc="40CA079E" w:tentative="1">
      <w:start w:val="1"/>
      <w:numFmt w:val="bullet"/>
      <w:lvlText w:val="•"/>
      <w:lvlJc w:val="left"/>
      <w:pPr>
        <w:tabs>
          <w:tab w:val="left" w:pos="2880"/>
        </w:tabs>
        <w:ind w:left="2880" w:hanging="360"/>
      </w:pPr>
      <w:rPr>
        <w:rFonts w:ascii="Arial" w:hAnsi="Arial" w:hint="default"/>
      </w:rPr>
    </w:lvl>
    <w:lvl w:ilvl="4" w:tplc="84AAEA0A" w:tentative="1">
      <w:start w:val="1"/>
      <w:numFmt w:val="bullet"/>
      <w:lvlText w:val="•"/>
      <w:lvlJc w:val="left"/>
      <w:pPr>
        <w:tabs>
          <w:tab w:val="left" w:pos="3600"/>
        </w:tabs>
        <w:ind w:left="3600" w:hanging="360"/>
      </w:pPr>
      <w:rPr>
        <w:rFonts w:ascii="Arial" w:hAnsi="Arial" w:hint="default"/>
      </w:rPr>
    </w:lvl>
    <w:lvl w:ilvl="5" w:tplc="0ED67D7C" w:tentative="1">
      <w:start w:val="1"/>
      <w:numFmt w:val="bullet"/>
      <w:lvlText w:val="•"/>
      <w:lvlJc w:val="left"/>
      <w:pPr>
        <w:tabs>
          <w:tab w:val="left" w:pos="4320"/>
        </w:tabs>
        <w:ind w:left="4320" w:hanging="360"/>
      </w:pPr>
      <w:rPr>
        <w:rFonts w:ascii="Arial" w:hAnsi="Arial" w:hint="default"/>
      </w:rPr>
    </w:lvl>
    <w:lvl w:ilvl="6" w:tplc="964EBAA4" w:tentative="1">
      <w:start w:val="1"/>
      <w:numFmt w:val="bullet"/>
      <w:lvlText w:val="•"/>
      <w:lvlJc w:val="left"/>
      <w:pPr>
        <w:tabs>
          <w:tab w:val="left" w:pos="5040"/>
        </w:tabs>
        <w:ind w:left="5040" w:hanging="360"/>
      </w:pPr>
      <w:rPr>
        <w:rFonts w:ascii="Arial" w:hAnsi="Arial" w:hint="default"/>
      </w:rPr>
    </w:lvl>
    <w:lvl w:ilvl="7" w:tplc="A03815A2" w:tentative="1">
      <w:start w:val="1"/>
      <w:numFmt w:val="bullet"/>
      <w:lvlText w:val="•"/>
      <w:lvlJc w:val="left"/>
      <w:pPr>
        <w:tabs>
          <w:tab w:val="left" w:pos="5760"/>
        </w:tabs>
        <w:ind w:left="5760" w:hanging="360"/>
      </w:pPr>
      <w:rPr>
        <w:rFonts w:ascii="Arial" w:hAnsi="Arial" w:hint="default"/>
      </w:rPr>
    </w:lvl>
    <w:lvl w:ilvl="8" w:tplc="59C2E676" w:tentative="1">
      <w:start w:val="1"/>
      <w:numFmt w:val="bullet"/>
      <w:lvlText w:val="•"/>
      <w:lvlJc w:val="left"/>
      <w:pPr>
        <w:tabs>
          <w:tab w:val="left" w:pos="6480"/>
        </w:tabs>
        <w:ind w:left="6480" w:hanging="360"/>
      </w:pPr>
      <w:rPr>
        <w:rFonts w:ascii="Arial" w:hAnsi="Arial" w:hint="default"/>
      </w:rPr>
    </w:lvl>
  </w:abstractNum>
  <w:abstractNum w:abstractNumId="18">
    <w:nsid w:val="5A3A28E0"/>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nsid w:val="6D080C43"/>
    <w:multiLevelType w:val="hybridMultilevel"/>
    <w:tmpl w:val="3EA6B79C"/>
    <w:lvl w:ilvl="0" w:tplc="1F046202">
      <w:start w:val="1"/>
      <w:numFmt w:val="decimal"/>
      <w:lvlText w:val="%1"/>
      <w:lvlJc w:val="left"/>
      <w:pPr>
        <w:ind w:left="421" w:hanging="360"/>
      </w:pPr>
      <w:rPr>
        <w:rFonts w:hint="eastAsia"/>
      </w:rPr>
    </w:lvl>
    <w:lvl w:ilvl="1" w:tplc="04090019" w:tentative="1">
      <w:start w:val="1"/>
      <w:numFmt w:val="ideographTraditional"/>
      <w:lvlText w:val="%2、"/>
      <w:lvlJc w:val="left"/>
      <w:pPr>
        <w:ind w:left="1021" w:hanging="480"/>
      </w:pPr>
      <w:rPr>
        <w:rFonts w:ascii="新細明體" w:eastAsia="新細明體" w:hAnsi="新細明體" w:hint="eastAsia"/>
      </w:r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rPr>
        <w:rFonts w:ascii="新細明體" w:eastAsia="新細明體" w:hAnsi="新細明體" w:hint="eastAsia"/>
      </w:r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rPr>
        <w:rFonts w:ascii="新細明體" w:eastAsia="新細明體" w:hAnsi="新細明體" w:hint="eastAsia"/>
      </w:rPr>
    </w:lvl>
    <w:lvl w:ilvl="8" w:tplc="0409001B" w:tentative="1">
      <w:start w:val="1"/>
      <w:numFmt w:val="lowerRoman"/>
      <w:lvlText w:val="%9."/>
      <w:lvlJc w:val="right"/>
      <w:pPr>
        <w:ind w:left="4381" w:hanging="480"/>
      </w:pPr>
    </w:lvl>
  </w:abstractNum>
  <w:abstractNum w:abstractNumId="20">
    <w:nsid w:val="71B741A6"/>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76BC6EE8"/>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nsid w:val="771D559A"/>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8"/>
  </w:num>
  <w:num w:numId="4">
    <w:abstractNumId w:val="1"/>
  </w:num>
  <w:num w:numId="5">
    <w:abstractNumId w:val="11"/>
  </w:num>
  <w:num w:numId="6">
    <w:abstractNumId w:val="7"/>
  </w:num>
  <w:num w:numId="7">
    <w:abstractNumId w:val="3"/>
  </w:num>
  <w:num w:numId="8">
    <w:abstractNumId w:val="9"/>
  </w:num>
  <w:num w:numId="9">
    <w:abstractNumId w:val="10"/>
  </w:num>
  <w:num w:numId="10">
    <w:abstractNumId w:val="13"/>
  </w:num>
  <w:num w:numId="11">
    <w:abstractNumId w:val="17"/>
  </w:num>
  <w:num w:numId="12">
    <w:abstractNumId w:val="6"/>
  </w:num>
  <w:num w:numId="13">
    <w:abstractNumId w:val="4"/>
  </w:num>
  <w:num w:numId="14">
    <w:abstractNumId w:val="5"/>
  </w:num>
  <w:num w:numId="15">
    <w:abstractNumId w:val="12"/>
  </w:num>
  <w:num w:numId="16">
    <w:abstractNumId w:val="19"/>
  </w:num>
  <w:num w:numId="17">
    <w:abstractNumId w:val="21"/>
  </w:num>
  <w:num w:numId="18">
    <w:abstractNumId w:val="14"/>
  </w:num>
  <w:num w:numId="19">
    <w:abstractNumId w:val="15"/>
  </w:num>
  <w:num w:numId="20">
    <w:abstractNumId w:val="16"/>
  </w:num>
  <w:num w:numId="21">
    <w:abstractNumId w:val="20"/>
  </w:num>
  <w:num w:numId="22">
    <w:abstractNumId w:val="22"/>
  </w:num>
  <w:num w:numId="23">
    <w:abstractNumId w:val="18"/>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hideSpellingErrors/>
  <w:hideGrammaticalErrors/>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41"/>
    <w:rsid w:val="00004F44"/>
    <w:rsid w:val="0001746B"/>
    <w:rsid w:val="0007593D"/>
    <w:rsid w:val="00094F15"/>
    <w:rsid w:val="000A65FC"/>
    <w:rsid w:val="000B4D90"/>
    <w:rsid w:val="000F11D4"/>
    <w:rsid w:val="000F1B26"/>
    <w:rsid w:val="000F665F"/>
    <w:rsid w:val="001036DF"/>
    <w:rsid w:val="00103B68"/>
    <w:rsid w:val="00114C63"/>
    <w:rsid w:val="001342D0"/>
    <w:rsid w:val="00136A58"/>
    <w:rsid w:val="00146199"/>
    <w:rsid w:val="00153616"/>
    <w:rsid w:val="00163737"/>
    <w:rsid w:val="001814AF"/>
    <w:rsid w:val="0019374B"/>
    <w:rsid w:val="001A0158"/>
    <w:rsid w:val="001A7075"/>
    <w:rsid w:val="001B4FA3"/>
    <w:rsid w:val="001C688B"/>
    <w:rsid w:val="002208B4"/>
    <w:rsid w:val="00223B8E"/>
    <w:rsid w:val="002364C2"/>
    <w:rsid w:val="00245596"/>
    <w:rsid w:val="00256B3D"/>
    <w:rsid w:val="00262A6A"/>
    <w:rsid w:val="002739A1"/>
    <w:rsid w:val="002801AC"/>
    <w:rsid w:val="00284F7A"/>
    <w:rsid w:val="0028559C"/>
    <w:rsid w:val="002901E6"/>
    <w:rsid w:val="00291015"/>
    <w:rsid w:val="002B7C2D"/>
    <w:rsid w:val="002D081F"/>
    <w:rsid w:val="002D496A"/>
    <w:rsid w:val="002F473D"/>
    <w:rsid w:val="0030381F"/>
    <w:rsid w:val="00304380"/>
    <w:rsid w:val="00323F50"/>
    <w:rsid w:val="00362944"/>
    <w:rsid w:val="00363163"/>
    <w:rsid w:val="003937CF"/>
    <w:rsid w:val="00395CFF"/>
    <w:rsid w:val="00396E26"/>
    <w:rsid w:val="00397366"/>
    <w:rsid w:val="003A24FE"/>
    <w:rsid w:val="003A374B"/>
    <w:rsid w:val="003A5847"/>
    <w:rsid w:val="003C431C"/>
    <w:rsid w:val="003F6395"/>
    <w:rsid w:val="004062B4"/>
    <w:rsid w:val="00411D26"/>
    <w:rsid w:val="00420DBB"/>
    <w:rsid w:val="00424AC6"/>
    <w:rsid w:val="0042565D"/>
    <w:rsid w:val="004345D6"/>
    <w:rsid w:val="00436405"/>
    <w:rsid w:val="00444CCB"/>
    <w:rsid w:val="00445B5F"/>
    <w:rsid w:val="00451813"/>
    <w:rsid w:val="00453FFA"/>
    <w:rsid w:val="00461610"/>
    <w:rsid w:val="0047658D"/>
    <w:rsid w:val="004903D8"/>
    <w:rsid w:val="00496612"/>
    <w:rsid w:val="004A239B"/>
    <w:rsid w:val="004C0B1A"/>
    <w:rsid w:val="004C437F"/>
    <w:rsid w:val="004E1232"/>
    <w:rsid w:val="004F1EBF"/>
    <w:rsid w:val="00501F9B"/>
    <w:rsid w:val="0052455A"/>
    <w:rsid w:val="005443B6"/>
    <w:rsid w:val="00544CE5"/>
    <w:rsid w:val="00552616"/>
    <w:rsid w:val="00554902"/>
    <w:rsid w:val="0056400C"/>
    <w:rsid w:val="00565550"/>
    <w:rsid w:val="00567EE0"/>
    <w:rsid w:val="00573837"/>
    <w:rsid w:val="00590F5F"/>
    <w:rsid w:val="00597C8F"/>
    <w:rsid w:val="005B13C9"/>
    <w:rsid w:val="005C3AD5"/>
    <w:rsid w:val="005D3946"/>
    <w:rsid w:val="005D48BB"/>
    <w:rsid w:val="005E328C"/>
    <w:rsid w:val="005E46CE"/>
    <w:rsid w:val="005E7A99"/>
    <w:rsid w:val="00607EFE"/>
    <w:rsid w:val="00613E62"/>
    <w:rsid w:val="00617CB4"/>
    <w:rsid w:val="0062139C"/>
    <w:rsid w:val="00644EAB"/>
    <w:rsid w:val="00646B82"/>
    <w:rsid w:val="00651B6C"/>
    <w:rsid w:val="00651E25"/>
    <w:rsid w:val="00656A4C"/>
    <w:rsid w:val="0066534D"/>
    <w:rsid w:val="00665350"/>
    <w:rsid w:val="006860A2"/>
    <w:rsid w:val="00690653"/>
    <w:rsid w:val="0069285E"/>
    <w:rsid w:val="00692E91"/>
    <w:rsid w:val="006A62FF"/>
    <w:rsid w:val="006C2B2F"/>
    <w:rsid w:val="006E5A42"/>
    <w:rsid w:val="006F43EE"/>
    <w:rsid w:val="0070632B"/>
    <w:rsid w:val="00710F87"/>
    <w:rsid w:val="00715247"/>
    <w:rsid w:val="00726509"/>
    <w:rsid w:val="00727AA0"/>
    <w:rsid w:val="00727F98"/>
    <w:rsid w:val="007465EC"/>
    <w:rsid w:val="0075173E"/>
    <w:rsid w:val="007542F5"/>
    <w:rsid w:val="0079007B"/>
    <w:rsid w:val="00792244"/>
    <w:rsid w:val="007B1BF1"/>
    <w:rsid w:val="007D7FEC"/>
    <w:rsid w:val="007E00B0"/>
    <w:rsid w:val="007E7179"/>
    <w:rsid w:val="007F44BD"/>
    <w:rsid w:val="00806629"/>
    <w:rsid w:val="008359E1"/>
    <w:rsid w:val="00845777"/>
    <w:rsid w:val="00847708"/>
    <w:rsid w:val="0085747B"/>
    <w:rsid w:val="0088104C"/>
    <w:rsid w:val="00883A5F"/>
    <w:rsid w:val="008A2A36"/>
    <w:rsid w:val="008A438D"/>
    <w:rsid w:val="008B3389"/>
    <w:rsid w:val="008B3956"/>
    <w:rsid w:val="008C6947"/>
    <w:rsid w:val="008D089A"/>
    <w:rsid w:val="008D1376"/>
    <w:rsid w:val="008E13CE"/>
    <w:rsid w:val="008E38D4"/>
    <w:rsid w:val="008F0B02"/>
    <w:rsid w:val="00901061"/>
    <w:rsid w:val="009013DC"/>
    <w:rsid w:val="00905568"/>
    <w:rsid w:val="00906403"/>
    <w:rsid w:val="00906E71"/>
    <w:rsid w:val="00922A99"/>
    <w:rsid w:val="00925A5D"/>
    <w:rsid w:val="00932116"/>
    <w:rsid w:val="00947DC5"/>
    <w:rsid w:val="00950468"/>
    <w:rsid w:val="00987034"/>
    <w:rsid w:val="009872D3"/>
    <w:rsid w:val="00987603"/>
    <w:rsid w:val="009A5C01"/>
    <w:rsid w:val="009B3CE8"/>
    <w:rsid w:val="009C71B8"/>
    <w:rsid w:val="009D06E7"/>
    <w:rsid w:val="00A00AFA"/>
    <w:rsid w:val="00A00CEF"/>
    <w:rsid w:val="00A05741"/>
    <w:rsid w:val="00A06F68"/>
    <w:rsid w:val="00A22D2F"/>
    <w:rsid w:val="00A24ABF"/>
    <w:rsid w:val="00A2734B"/>
    <w:rsid w:val="00A27865"/>
    <w:rsid w:val="00A51F95"/>
    <w:rsid w:val="00AC3C56"/>
    <w:rsid w:val="00AC5FE8"/>
    <w:rsid w:val="00AD6B74"/>
    <w:rsid w:val="00AE740B"/>
    <w:rsid w:val="00AF05C0"/>
    <w:rsid w:val="00AF089A"/>
    <w:rsid w:val="00AF4E49"/>
    <w:rsid w:val="00B31962"/>
    <w:rsid w:val="00B3338C"/>
    <w:rsid w:val="00B53DFD"/>
    <w:rsid w:val="00B56D06"/>
    <w:rsid w:val="00B6328E"/>
    <w:rsid w:val="00B6704C"/>
    <w:rsid w:val="00B7419F"/>
    <w:rsid w:val="00BA4573"/>
    <w:rsid w:val="00BD1A78"/>
    <w:rsid w:val="00BD5B98"/>
    <w:rsid w:val="00BE3A41"/>
    <w:rsid w:val="00BE5D15"/>
    <w:rsid w:val="00BF0BF6"/>
    <w:rsid w:val="00C20A04"/>
    <w:rsid w:val="00C23FA5"/>
    <w:rsid w:val="00C243E8"/>
    <w:rsid w:val="00C27532"/>
    <w:rsid w:val="00C432B6"/>
    <w:rsid w:val="00C6500B"/>
    <w:rsid w:val="00C669BE"/>
    <w:rsid w:val="00C81D13"/>
    <w:rsid w:val="00CB0F60"/>
    <w:rsid w:val="00CC067D"/>
    <w:rsid w:val="00CC1647"/>
    <w:rsid w:val="00CD2499"/>
    <w:rsid w:val="00CD5044"/>
    <w:rsid w:val="00CF1D79"/>
    <w:rsid w:val="00D12568"/>
    <w:rsid w:val="00D14777"/>
    <w:rsid w:val="00D177A5"/>
    <w:rsid w:val="00D33826"/>
    <w:rsid w:val="00D441E2"/>
    <w:rsid w:val="00D66A9C"/>
    <w:rsid w:val="00D76E0B"/>
    <w:rsid w:val="00D87F78"/>
    <w:rsid w:val="00D938B6"/>
    <w:rsid w:val="00DB52D8"/>
    <w:rsid w:val="00DC67E8"/>
    <w:rsid w:val="00DC6E0D"/>
    <w:rsid w:val="00DD6ADD"/>
    <w:rsid w:val="00DD7D01"/>
    <w:rsid w:val="00E0238F"/>
    <w:rsid w:val="00E049C8"/>
    <w:rsid w:val="00E06963"/>
    <w:rsid w:val="00E07482"/>
    <w:rsid w:val="00E07E65"/>
    <w:rsid w:val="00E27154"/>
    <w:rsid w:val="00E376FC"/>
    <w:rsid w:val="00E37EEA"/>
    <w:rsid w:val="00E40989"/>
    <w:rsid w:val="00E54FDC"/>
    <w:rsid w:val="00E82CAA"/>
    <w:rsid w:val="00EA53B1"/>
    <w:rsid w:val="00EA7F28"/>
    <w:rsid w:val="00EB5FC2"/>
    <w:rsid w:val="00EB71D6"/>
    <w:rsid w:val="00EC12EF"/>
    <w:rsid w:val="00EC7C7A"/>
    <w:rsid w:val="00ED51A2"/>
    <w:rsid w:val="00EE1B7C"/>
    <w:rsid w:val="00EF44DC"/>
    <w:rsid w:val="00F03F22"/>
    <w:rsid w:val="00F16914"/>
    <w:rsid w:val="00F27865"/>
    <w:rsid w:val="00F33353"/>
    <w:rsid w:val="00F43A4E"/>
    <w:rsid w:val="00F50724"/>
    <w:rsid w:val="00F54C8D"/>
    <w:rsid w:val="00F568A4"/>
    <w:rsid w:val="00F56CA2"/>
    <w:rsid w:val="00F81F60"/>
    <w:rsid w:val="00F8264A"/>
    <w:rsid w:val="00F83FC2"/>
    <w:rsid w:val="00F8539E"/>
    <w:rsid w:val="00F87869"/>
    <w:rsid w:val="00FA5286"/>
    <w:rsid w:val="00FC6963"/>
    <w:rsid w:val="00FE2269"/>
    <w:rsid w:val="00FE554E"/>
    <w:rsid w:val="00FE6DC3"/>
    <w:rsid w:val="00FF52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63FE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SimSun"/>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cs="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uiPriority w:val="99"/>
    <w:rPr>
      <w:b/>
      <w:bCs/>
    </w:rPr>
  </w:style>
  <w:style w:type="paragraph" w:styleId="CommentText">
    <w:name w:val="annotation text"/>
    <w:basedOn w:val="Normal"/>
    <w:link w:val="CommentTextChar"/>
    <w:pPr>
      <w:jc w:val="left"/>
    </w:pPr>
  </w:style>
  <w:style w:type="paragraph" w:styleId="BalloonText">
    <w:name w:val="Balloon Text"/>
    <w:basedOn w:val="Normal"/>
    <w:link w:val="BalloonTextChar"/>
    <w:uiPriority w:val="99"/>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character" w:styleId="CommentReference">
    <w:name w:val="annotation reference"/>
    <w:rPr>
      <w:sz w:val="21"/>
      <w:szCs w:val="21"/>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BalloonTextChar">
    <w:name w:val="Balloon Text Char"/>
    <w:basedOn w:val="DefaultParagraphFont"/>
    <w:link w:val="BalloonText"/>
    <w:uiPriority w:val="99"/>
    <w:qFormat/>
    <w:rPr>
      <w:sz w:val="18"/>
      <w:szCs w:val="18"/>
    </w:rPr>
  </w:style>
  <w:style w:type="character" w:customStyle="1" w:styleId="CommentTextChar">
    <w:name w:val="Comment Text Char"/>
    <w:basedOn w:val="DefaultParagraphFont"/>
    <w:link w:val="CommentText"/>
    <w:rPr>
      <w:rFonts w:ascii="Times New Roman" w:eastAsia="SimSun" w:hAnsi="Times New Roman" w:cs="Times New Roman"/>
      <w:szCs w:val="24"/>
    </w:rPr>
  </w:style>
  <w:style w:type="character" w:customStyle="1" w:styleId="CommentSubjectChar">
    <w:name w:val="Comment Subject Char"/>
    <w:basedOn w:val="CommentTextChar"/>
    <w:link w:val="CommentSubject"/>
    <w:uiPriority w:val="99"/>
    <w:rPr>
      <w:rFonts w:ascii="Times New Roman" w:eastAsia="SimSun" w:hAnsi="Times New Roman" w:cs="Times New Roman"/>
      <w:b/>
      <w:bCs/>
      <w:szCs w:val="24"/>
    </w:rPr>
  </w:style>
  <w:style w:type="paragraph" w:customStyle="1" w:styleId="1">
    <w:name w:val="列出段落1"/>
    <w:basedOn w:val="Normal"/>
    <w:uiPriority w:val="34"/>
    <w:qFormat/>
    <w:pPr>
      <w:ind w:firstLineChars="200" w:firstLine="420"/>
    </w:pPr>
  </w:style>
  <w:style w:type="paragraph" w:styleId="ListParagraph">
    <w:name w:val="List Paragraph"/>
    <w:basedOn w:val="Normal"/>
    <w:uiPriority w:val="34"/>
    <w:qFormat/>
    <w:pPr>
      <w:widowControl/>
      <w:ind w:firstLineChars="200" w:firstLine="420"/>
      <w:jc w:val="left"/>
    </w:pPr>
    <w:rPr>
      <w:rFonts w:ascii="SimSun" w:hAnsi="SimSun" w:cs="SimSun"/>
      <w:kern w:val="0"/>
      <w:sz w:val="24"/>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rPr>
  </w:style>
  <w:style w:type="character" w:customStyle="1" w:styleId="HTMLPreformattedChar">
    <w:name w:val="HTML Preformatted Char"/>
    <w:basedOn w:val="DefaultParagraphFont"/>
    <w:link w:val="HTMLPreformatted"/>
    <w:uiPriority w:val="99"/>
    <w:rPr>
      <w:rFonts w:ascii="SimSun" w:eastAsia="SimSun" w:hAnsi="SimSun" w:cs="SimSun"/>
      <w:sz w:val="24"/>
      <w:szCs w:val="24"/>
    </w:rPr>
  </w:style>
  <w:style w:type="paragraph" w:styleId="NormalWeb">
    <w:name w:val="Normal (Web)"/>
    <w:basedOn w:val="Normal"/>
    <w:uiPriority w:val="99"/>
    <w:unhideWhenUsed/>
    <w:rsid w:val="0062139C"/>
    <w:pPr>
      <w:widowControl/>
      <w:spacing w:before="100" w:beforeAutospacing="1" w:after="100" w:afterAutospacing="1"/>
      <w:jc w:val="left"/>
    </w:pPr>
    <w:rPr>
      <w:kern w:val="0"/>
      <w:sz w:val="24"/>
      <w:lang w:eastAsia="zh-TW"/>
    </w:rPr>
  </w:style>
  <w:style w:type="character" w:styleId="Hyperlink">
    <w:name w:val="Hyperlink"/>
    <w:basedOn w:val="DefaultParagraphFont"/>
    <w:uiPriority w:val="99"/>
    <w:unhideWhenUsed/>
    <w:rsid w:val="00AF05C0"/>
    <w:rPr>
      <w:color w:val="0000FF" w:themeColor="hyperlink"/>
      <w:u w:val="single"/>
    </w:rPr>
  </w:style>
  <w:style w:type="character" w:customStyle="1" w:styleId="10">
    <w:name w:val="未处理的提及1"/>
    <w:basedOn w:val="DefaultParagraphFont"/>
    <w:uiPriority w:val="99"/>
    <w:rsid w:val="00114C6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486127">
      <w:bodyDiv w:val="1"/>
      <w:marLeft w:val="0"/>
      <w:marRight w:val="0"/>
      <w:marTop w:val="0"/>
      <w:marBottom w:val="0"/>
      <w:divBdr>
        <w:top w:val="none" w:sz="0" w:space="0" w:color="auto"/>
        <w:left w:val="none" w:sz="0" w:space="0" w:color="auto"/>
        <w:bottom w:val="none" w:sz="0" w:space="0" w:color="auto"/>
        <w:right w:val="none" w:sz="0" w:space="0" w:color="auto"/>
      </w:divBdr>
    </w:div>
    <w:div w:id="292173129">
      <w:bodyDiv w:val="1"/>
      <w:marLeft w:val="0"/>
      <w:marRight w:val="0"/>
      <w:marTop w:val="0"/>
      <w:marBottom w:val="0"/>
      <w:divBdr>
        <w:top w:val="none" w:sz="0" w:space="0" w:color="auto"/>
        <w:left w:val="none" w:sz="0" w:space="0" w:color="auto"/>
        <w:bottom w:val="none" w:sz="0" w:space="0" w:color="auto"/>
        <w:right w:val="none" w:sz="0" w:space="0" w:color="auto"/>
      </w:divBdr>
    </w:div>
    <w:div w:id="557520377">
      <w:bodyDiv w:val="1"/>
      <w:marLeft w:val="0"/>
      <w:marRight w:val="0"/>
      <w:marTop w:val="0"/>
      <w:marBottom w:val="0"/>
      <w:divBdr>
        <w:top w:val="none" w:sz="0" w:space="0" w:color="auto"/>
        <w:left w:val="none" w:sz="0" w:space="0" w:color="auto"/>
        <w:bottom w:val="none" w:sz="0" w:space="0" w:color="auto"/>
        <w:right w:val="none" w:sz="0" w:space="0" w:color="auto"/>
      </w:divBdr>
    </w:div>
    <w:div w:id="702752260">
      <w:bodyDiv w:val="1"/>
      <w:marLeft w:val="0"/>
      <w:marRight w:val="0"/>
      <w:marTop w:val="0"/>
      <w:marBottom w:val="0"/>
      <w:divBdr>
        <w:top w:val="none" w:sz="0" w:space="0" w:color="auto"/>
        <w:left w:val="none" w:sz="0" w:space="0" w:color="auto"/>
        <w:bottom w:val="none" w:sz="0" w:space="0" w:color="auto"/>
        <w:right w:val="none" w:sz="0" w:space="0" w:color="auto"/>
      </w:divBdr>
    </w:div>
    <w:div w:id="905839984">
      <w:bodyDiv w:val="1"/>
      <w:marLeft w:val="0"/>
      <w:marRight w:val="0"/>
      <w:marTop w:val="0"/>
      <w:marBottom w:val="0"/>
      <w:divBdr>
        <w:top w:val="none" w:sz="0" w:space="0" w:color="auto"/>
        <w:left w:val="none" w:sz="0" w:space="0" w:color="auto"/>
        <w:bottom w:val="none" w:sz="0" w:space="0" w:color="auto"/>
        <w:right w:val="none" w:sz="0" w:space="0" w:color="auto"/>
      </w:divBdr>
    </w:div>
    <w:div w:id="1110198558">
      <w:bodyDiv w:val="1"/>
      <w:marLeft w:val="0"/>
      <w:marRight w:val="0"/>
      <w:marTop w:val="0"/>
      <w:marBottom w:val="0"/>
      <w:divBdr>
        <w:top w:val="none" w:sz="0" w:space="0" w:color="auto"/>
        <w:left w:val="none" w:sz="0" w:space="0" w:color="auto"/>
        <w:bottom w:val="none" w:sz="0" w:space="0" w:color="auto"/>
        <w:right w:val="none" w:sz="0" w:space="0" w:color="auto"/>
      </w:divBdr>
    </w:div>
    <w:div w:id="1122728383">
      <w:bodyDiv w:val="1"/>
      <w:marLeft w:val="0"/>
      <w:marRight w:val="0"/>
      <w:marTop w:val="0"/>
      <w:marBottom w:val="0"/>
      <w:divBdr>
        <w:top w:val="none" w:sz="0" w:space="0" w:color="auto"/>
        <w:left w:val="none" w:sz="0" w:space="0" w:color="auto"/>
        <w:bottom w:val="none" w:sz="0" w:space="0" w:color="auto"/>
        <w:right w:val="none" w:sz="0" w:space="0" w:color="auto"/>
      </w:divBdr>
    </w:div>
    <w:div w:id="1176532420">
      <w:bodyDiv w:val="1"/>
      <w:marLeft w:val="0"/>
      <w:marRight w:val="0"/>
      <w:marTop w:val="0"/>
      <w:marBottom w:val="0"/>
      <w:divBdr>
        <w:top w:val="none" w:sz="0" w:space="0" w:color="auto"/>
        <w:left w:val="none" w:sz="0" w:space="0" w:color="auto"/>
        <w:bottom w:val="none" w:sz="0" w:space="0" w:color="auto"/>
        <w:right w:val="none" w:sz="0" w:space="0" w:color="auto"/>
      </w:divBdr>
    </w:div>
    <w:div w:id="1206604324">
      <w:bodyDiv w:val="1"/>
      <w:marLeft w:val="0"/>
      <w:marRight w:val="0"/>
      <w:marTop w:val="0"/>
      <w:marBottom w:val="0"/>
      <w:divBdr>
        <w:top w:val="none" w:sz="0" w:space="0" w:color="auto"/>
        <w:left w:val="none" w:sz="0" w:space="0" w:color="auto"/>
        <w:bottom w:val="none" w:sz="0" w:space="0" w:color="auto"/>
        <w:right w:val="none" w:sz="0" w:space="0" w:color="auto"/>
      </w:divBdr>
    </w:div>
    <w:div w:id="1295716442">
      <w:bodyDiv w:val="1"/>
      <w:marLeft w:val="0"/>
      <w:marRight w:val="0"/>
      <w:marTop w:val="0"/>
      <w:marBottom w:val="0"/>
      <w:divBdr>
        <w:top w:val="none" w:sz="0" w:space="0" w:color="auto"/>
        <w:left w:val="none" w:sz="0" w:space="0" w:color="auto"/>
        <w:bottom w:val="none" w:sz="0" w:space="0" w:color="auto"/>
        <w:right w:val="none" w:sz="0" w:space="0" w:color="auto"/>
      </w:divBdr>
    </w:div>
    <w:div w:id="1415082527">
      <w:bodyDiv w:val="1"/>
      <w:marLeft w:val="0"/>
      <w:marRight w:val="0"/>
      <w:marTop w:val="0"/>
      <w:marBottom w:val="0"/>
      <w:divBdr>
        <w:top w:val="none" w:sz="0" w:space="0" w:color="auto"/>
        <w:left w:val="none" w:sz="0" w:space="0" w:color="auto"/>
        <w:bottom w:val="none" w:sz="0" w:space="0" w:color="auto"/>
        <w:right w:val="none" w:sz="0" w:space="0" w:color="auto"/>
      </w:divBdr>
    </w:div>
    <w:div w:id="1650481969">
      <w:bodyDiv w:val="1"/>
      <w:marLeft w:val="0"/>
      <w:marRight w:val="0"/>
      <w:marTop w:val="0"/>
      <w:marBottom w:val="0"/>
      <w:divBdr>
        <w:top w:val="none" w:sz="0" w:space="0" w:color="auto"/>
        <w:left w:val="none" w:sz="0" w:space="0" w:color="auto"/>
        <w:bottom w:val="none" w:sz="0" w:space="0" w:color="auto"/>
        <w:right w:val="none" w:sz="0" w:space="0" w:color="auto"/>
      </w:divBdr>
    </w:div>
    <w:div w:id="1717468008">
      <w:bodyDiv w:val="1"/>
      <w:marLeft w:val="0"/>
      <w:marRight w:val="0"/>
      <w:marTop w:val="0"/>
      <w:marBottom w:val="0"/>
      <w:divBdr>
        <w:top w:val="none" w:sz="0" w:space="0" w:color="auto"/>
        <w:left w:val="none" w:sz="0" w:space="0" w:color="auto"/>
        <w:bottom w:val="none" w:sz="0" w:space="0" w:color="auto"/>
        <w:right w:val="none" w:sz="0" w:space="0" w:color="auto"/>
      </w:divBdr>
    </w:div>
    <w:div w:id="1776948432">
      <w:bodyDiv w:val="1"/>
      <w:marLeft w:val="0"/>
      <w:marRight w:val="0"/>
      <w:marTop w:val="0"/>
      <w:marBottom w:val="0"/>
      <w:divBdr>
        <w:top w:val="none" w:sz="0" w:space="0" w:color="auto"/>
        <w:left w:val="none" w:sz="0" w:space="0" w:color="auto"/>
        <w:bottom w:val="none" w:sz="0" w:space="0" w:color="auto"/>
        <w:right w:val="none" w:sz="0" w:space="0" w:color="auto"/>
      </w:divBdr>
    </w:div>
    <w:div w:id="1791241530">
      <w:bodyDiv w:val="1"/>
      <w:marLeft w:val="0"/>
      <w:marRight w:val="0"/>
      <w:marTop w:val="0"/>
      <w:marBottom w:val="0"/>
      <w:divBdr>
        <w:top w:val="none" w:sz="0" w:space="0" w:color="auto"/>
        <w:left w:val="none" w:sz="0" w:space="0" w:color="auto"/>
        <w:bottom w:val="none" w:sz="0" w:space="0" w:color="auto"/>
        <w:right w:val="none" w:sz="0" w:space="0" w:color="auto"/>
      </w:divBdr>
    </w:div>
    <w:div w:id="1894075881">
      <w:bodyDiv w:val="1"/>
      <w:marLeft w:val="0"/>
      <w:marRight w:val="0"/>
      <w:marTop w:val="0"/>
      <w:marBottom w:val="0"/>
      <w:divBdr>
        <w:top w:val="none" w:sz="0" w:space="0" w:color="auto"/>
        <w:left w:val="none" w:sz="0" w:space="0" w:color="auto"/>
        <w:bottom w:val="none" w:sz="0" w:space="0" w:color="auto"/>
        <w:right w:val="none" w:sz="0" w:space="0" w:color="auto"/>
      </w:divBdr>
    </w:div>
    <w:div w:id="1926843000">
      <w:bodyDiv w:val="1"/>
      <w:marLeft w:val="0"/>
      <w:marRight w:val="0"/>
      <w:marTop w:val="0"/>
      <w:marBottom w:val="0"/>
      <w:divBdr>
        <w:top w:val="none" w:sz="0" w:space="0" w:color="auto"/>
        <w:left w:val="none" w:sz="0" w:space="0" w:color="auto"/>
        <w:bottom w:val="none" w:sz="0" w:space="0" w:color="auto"/>
        <w:right w:val="none" w:sz="0" w:space="0" w:color="auto"/>
      </w:divBdr>
    </w:div>
    <w:div w:id="203687934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bocomgroup.com" TargetMode="External"/><Relationship Id="rId10" Type="http://schemas.openxmlformats.org/officeDocument/2006/relationships/hyperlink" Target="http://www.fdt.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4A4D96-21C7-4941-8ED4-1C1BED006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884</Words>
  <Characters>5044</Characters>
  <Application>Microsoft Macintosh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Microsoft Office User</cp:lastModifiedBy>
  <cp:revision>2</cp:revision>
  <cp:lastPrinted>2017-11-16T08:08:00Z</cp:lastPrinted>
  <dcterms:created xsi:type="dcterms:W3CDTF">2017-11-28T09:28:00Z</dcterms:created>
  <dcterms:modified xsi:type="dcterms:W3CDTF">2017-11-28T09:28:00Z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